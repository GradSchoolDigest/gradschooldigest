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76C90F" w14:textId="1891DA57" w:rsidR="007E55FD" w:rsidRPr="00EE102A" w:rsidRDefault="00E27E59" w:rsidP="00B16944">
      <w:pPr>
        <w:pStyle w:val="Heading1"/>
        <w:jc w:val="center"/>
        <w:rPr>
          <w:rFonts w:asciiTheme="minorHAnsi" w:hAnsiTheme="minorHAnsi" w:cstheme="minorHAnsi"/>
        </w:rPr>
      </w:pPr>
      <w:r w:rsidRPr="00EE102A">
        <w:rPr>
          <w:rFonts w:asciiTheme="minorHAnsi" w:hAnsiTheme="minorHAnsi" w:cstheme="minorHAnsi"/>
        </w:rPr>
        <w:t>Automatic image segmentation in Radiation Oncology</w:t>
      </w:r>
    </w:p>
    <w:p w14:paraId="4AB8352C" w14:textId="09A8301C" w:rsidR="00CB1577" w:rsidRPr="00EE102A" w:rsidRDefault="00CB1577" w:rsidP="00CB1577">
      <w:pPr>
        <w:pStyle w:val="Heading1"/>
        <w:rPr>
          <w:rFonts w:asciiTheme="minorHAnsi" w:eastAsia="Times New Roman" w:hAnsiTheme="minorHAnsi" w:cstheme="minorHAnsi"/>
        </w:rPr>
      </w:pPr>
      <w:r w:rsidRPr="00EE102A">
        <w:rPr>
          <w:rFonts w:asciiTheme="minorHAnsi" w:eastAsia="Times New Roman" w:hAnsiTheme="minorHAnsi" w:cstheme="minorHAnsi"/>
        </w:rPr>
        <w:t>The radiation therapy workflow</w:t>
      </w:r>
    </w:p>
    <w:p w14:paraId="75F9AAA8" w14:textId="03B60593" w:rsidR="003B204D" w:rsidRPr="003B204D" w:rsidRDefault="00C62B45" w:rsidP="003B204D">
      <w:pPr>
        <w:rPr>
          <w:ins w:id="0" w:author="Microsoft Office User" w:date="2020-10-23T16:10:00Z"/>
          <w:rFonts w:asciiTheme="minorHAnsi" w:hAnsiTheme="minorHAnsi" w:cstheme="minorHAnsi"/>
          <w:rPrChange w:id="1" w:author="Microsoft Office User" w:date="2020-10-23T16:11:00Z">
            <w:rPr>
              <w:ins w:id="2" w:author="Microsoft Office User" w:date="2020-10-23T16:10:00Z"/>
            </w:rPr>
          </w:rPrChange>
        </w:rPr>
      </w:pPr>
      <w:del w:id="3" w:author="Microsoft Office User" w:date="2020-10-23T16:11:00Z">
        <w:r w:rsidRPr="00EE102A" w:rsidDel="003B204D">
          <w:rPr>
            <w:rFonts w:asciiTheme="minorHAnsi" w:hAnsiTheme="minorHAnsi" w:cstheme="minorHAnsi"/>
          </w:rPr>
          <w:delText>The radiation therapy workflow can be broken down into four main stages: patient evaluation and development of the clinical plan, preparation of the treatment (including quality assurance procedures), treatment setup and delivery, and completion. Each of these stages involves various steps and members of the radiation therapy team, such as radiation oncologists, medical physicists, dosimetrists, therapists and administrative staff, as indicated in the image.</w:delText>
        </w:r>
      </w:del>
      <w:ins w:id="4" w:author="Microsoft Office User" w:date="2020-10-23T16:10:00Z">
        <w:r w:rsidR="003B204D" w:rsidRPr="003B204D">
          <w:rPr>
            <w:rFonts w:asciiTheme="minorHAnsi" w:hAnsiTheme="minorHAnsi" w:cstheme="minorHAnsi"/>
            <w:rPrChange w:id="5" w:author="Microsoft Office User" w:date="2020-10-23T16:11:00Z">
              <w:rPr/>
            </w:rPrChange>
          </w:rPr>
          <w:t xml:space="preserve">The radiation therapy workflow can be broken down into five main stages: patient evaluation and development of the clinical plan, preparation of the treatment (including segmentation or contouring targets and organ at risk, and dose planning), treatment setup and delivery, and completion. </w:t>
        </w:r>
      </w:ins>
    </w:p>
    <w:p w14:paraId="5FD8CEFA" w14:textId="1C94DF55" w:rsidR="00C62B45" w:rsidRPr="00EE102A" w:rsidRDefault="00C62B45" w:rsidP="00C62B45">
      <w:pPr>
        <w:rPr>
          <w:rFonts w:asciiTheme="minorHAnsi" w:hAnsiTheme="minorHAnsi" w:cstheme="minorHAnsi"/>
        </w:rPr>
      </w:pPr>
      <w:r w:rsidRPr="00EE102A">
        <w:rPr>
          <w:rFonts w:asciiTheme="minorHAnsi" w:hAnsiTheme="minorHAnsi" w:cstheme="minorHAnsi"/>
        </w:rPr>
        <w:t xml:space="preserve"> </w:t>
      </w:r>
    </w:p>
    <w:p w14:paraId="26DEAEC4" w14:textId="77777777" w:rsidR="005233C6" w:rsidRPr="00EE102A" w:rsidRDefault="005233C6" w:rsidP="005233C6">
      <w:pPr>
        <w:rPr>
          <w:rFonts w:asciiTheme="minorHAnsi" w:hAnsiTheme="minorHAnsi" w:cstheme="minorHAnsi"/>
        </w:rPr>
      </w:pPr>
    </w:p>
    <w:p w14:paraId="7C00AD28" w14:textId="17E42C62" w:rsidR="005233C6" w:rsidRPr="00EE102A" w:rsidRDefault="003765AD" w:rsidP="005233C6">
      <w:pPr>
        <w:rPr>
          <w:rFonts w:asciiTheme="minorHAnsi" w:hAnsiTheme="minorHAnsi" w:cstheme="minorHAnsi"/>
        </w:rPr>
      </w:pPr>
      <w:r w:rsidRPr="00EE102A">
        <w:rPr>
          <w:rFonts w:asciiTheme="minorHAnsi" w:hAnsiTheme="minorHAnsi" w:cstheme="minorHAnsi"/>
          <w:noProof/>
        </w:rPr>
        <w:drawing>
          <wp:inline distT="0" distB="0" distL="0" distR="0" wp14:anchorId="20725C59" wp14:editId="1E1B499F">
            <wp:extent cx="5943600" cy="2432685"/>
            <wp:effectExtent l="0" t="0" r="0" b="5715"/>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32685"/>
                    </a:xfrm>
                    <a:prstGeom prst="rect">
                      <a:avLst/>
                    </a:prstGeom>
                  </pic:spPr>
                </pic:pic>
              </a:graphicData>
            </a:graphic>
          </wp:inline>
        </w:drawing>
      </w:r>
    </w:p>
    <w:p w14:paraId="27877A5A" w14:textId="7393EC75" w:rsidR="003765AD" w:rsidRPr="00EE102A" w:rsidRDefault="003765AD" w:rsidP="003765AD">
      <w:pPr>
        <w:jc w:val="center"/>
        <w:rPr>
          <w:rFonts w:asciiTheme="minorHAnsi" w:hAnsiTheme="minorHAnsi" w:cstheme="minorHAnsi"/>
        </w:rPr>
      </w:pPr>
      <w:r w:rsidRPr="00EE102A">
        <w:rPr>
          <w:rFonts w:asciiTheme="minorHAnsi" w:hAnsiTheme="minorHAnsi" w:cstheme="minorHAnsi"/>
          <w:b/>
          <w:bCs/>
        </w:rPr>
        <w:t>Fig</w:t>
      </w:r>
      <w:r w:rsidR="004A04CF">
        <w:rPr>
          <w:rFonts w:asciiTheme="minorHAnsi" w:hAnsiTheme="minorHAnsi" w:cstheme="minorHAnsi"/>
          <w:b/>
          <w:bCs/>
        </w:rPr>
        <w:t xml:space="preserve">ure </w:t>
      </w:r>
      <w:proofErr w:type="gramStart"/>
      <w:r w:rsidRPr="00EE102A">
        <w:rPr>
          <w:rFonts w:asciiTheme="minorHAnsi" w:hAnsiTheme="minorHAnsi" w:cstheme="minorHAnsi"/>
          <w:b/>
          <w:bCs/>
        </w:rPr>
        <w:t>1 :</w:t>
      </w:r>
      <w:proofErr w:type="gramEnd"/>
      <w:r w:rsidRPr="00EE102A">
        <w:rPr>
          <w:rFonts w:asciiTheme="minorHAnsi" w:hAnsiTheme="minorHAnsi" w:cstheme="minorHAnsi"/>
          <w:b/>
          <w:bCs/>
        </w:rPr>
        <w:t xml:space="preserve"> Radiation therapy workflow[1]</w:t>
      </w:r>
    </w:p>
    <w:p w14:paraId="69909DF2" w14:textId="2D777162" w:rsidR="00140011" w:rsidRPr="00EE102A" w:rsidRDefault="00140011" w:rsidP="00140011">
      <w:pPr>
        <w:rPr>
          <w:rFonts w:asciiTheme="minorHAnsi" w:hAnsiTheme="minorHAnsi" w:cstheme="minorHAnsi"/>
        </w:rPr>
      </w:pPr>
    </w:p>
    <w:p w14:paraId="77541764" w14:textId="77777777" w:rsidR="00E5251C" w:rsidRDefault="005233C6" w:rsidP="00C72049">
      <w:pPr>
        <w:rPr>
          <w:ins w:id="6" w:author="Microsoft Office User" w:date="2020-10-23T16:13:00Z"/>
          <w:rFonts w:asciiTheme="minorHAnsi" w:hAnsiTheme="minorHAnsi" w:cstheme="minorHAnsi"/>
        </w:rPr>
      </w:pPr>
      <w:r w:rsidRPr="00EE102A">
        <w:rPr>
          <w:rFonts w:asciiTheme="minorHAnsi" w:hAnsiTheme="minorHAnsi" w:cstheme="minorHAnsi"/>
        </w:rPr>
        <w:t xml:space="preserve">Currently, manual segmentation of the primary tumour and </w:t>
      </w:r>
      <w:r w:rsidR="002E0B40" w:rsidRPr="00EE102A">
        <w:rPr>
          <w:rFonts w:asciiTheme="minorHAnsi" w:hAnsiTheme="minorHAnsi" w:cstheme="minorHAnsi"/>
        </w:rPr>
        <w:t xml:space="preserve">organs at risk </w:t>
      </w:r>
      <w:r w:rsidRPr="00EE102A">
        <w:rPr>
          <w:rFonts w:asciiTheme="minorHAnsi" w:hAnsiTheme="minorHAnsi" w:cstheme="minorHAnsi"/>
        </w:rPr>
        <w:t xml:space="preserve">is one of the most time-consuming but crucial tasks performed by the radiation </w:t>
      </w:r>
      <w:proofErr w:type="gramStart"/>
      <w:r w:rsidRPr="00EE102A">
        <w:rPr>
          <w:rFonts w:asciiTheme="minorHAnsi" w:hAnsiTheme="minorHAnsi" w:cstheme="minorHAnsi"/>
        </w:rPr>
        <w:t>oncologist .</w:t>
      </w:r>
      <w:proofErr w:type="gramEnd"/>
    </w:p>
    <w:p w14:paraId="0958FDE1" w14:textId="0B0D1CBB" w:rsidR="00E5251C" w:rsidRDefault="00E5251C" w:rsidP="00E5251C">
      <w:pPr>
        <w:jc w:val="center"/>
        <w:rPr>
          <w:ins w:id="7" w:author="Microsoft Office User" w:date="2020-10-23T16:13:00Z"/>
          <w:rFonts w:asciiTheme="minorHAnsi" w:hAnsiTheme="minorHAnsi" w:cstheme="minorHAnsi"/>
        </w:rPr>
      </w:pPr>
      <w:moveToRangeStart w:id="8" w:author="Microsoft Office User" w:date="2020-10-23T16:13:00Z" w:name="move54361957"/>
      <w:moveTo w:id="9" w:author="Microsoft Office User" w:date="2020-10-23T16:13:00Z">
        <w:r w:rsidRPr="00EE102A">
          <w:rPr>
            <w:rFonts w:asciiTheme="minorHAnsi" w:hAnsiTheme="minorHAnsi" w:cstheme="minorHAnsi"/>
            <w:noProof/>
            <w:color w:val="595858"/>
            <w:sz w:val="23"/>
            <w:szCs w:val="23"/>
          </w:rPr>
          <w:drawing>
            <wp:inline distT="0" distB="0" distL="0" distR="0" wp14:anchorId="5704ED4A" wp14:editId="73100EF7">
              <wp:extent cx="2613378" cy="2415074"/>
              <wp:effectExtent l="0" t="0" r="3175" b="0"/>
              <wp:docPr id="5" name="Picture 5"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5197" cy="2425996"/>
                      </a:xfrm>
                      <a:prstGeom prst="rect">
                        <a:avLst/>
                      </a:prstGeom>
                    </pic:spPr>
                  </pic:pic>
                </a:graphicData>
              </a:graphic>
            </wp:inline>
          </w:drawing>
        </w:r>
      </w:moveTo>
      <w:moveToRangeEnd w:id="8"/>
    </w:p>
    <w:p w14:paraId="295F9E07" w14:textId="77777777" w:rsidR="00E5251C" w:rsidRPr="00EE102A" w:rsidRDefault="00E5251C" w:rsidP="00E5251C">
      <w:pPr>
        <w:jc w:val="center"/>
        <w:rPr>
          <w:moveTo w:id="10" w:author="Microsoft Office User" w:date="2020-10-23T16:13:00Z"/>
          <w:rFonts w:asciiTheme="minorHAnsi" w:hAnsiTheme="minorHAnsi" w:cstheme="minorHAnsi"/>
          <w:b/>
          <w:bCs/>
          <w:color w:val="000000" w:themeColor="text1"/>
        </w:rPr>
      </w:pPr>
      <w:moveToRangeStart w:id="11" w:author="Microsoft Office User" w:date="2020-10-23T16:13:00Z" w:name="move54361973"/>
      <w:moveTo w:id="12" w:author="Microsoft Office User" w:date="2020-10-23T16:13:00Z">
        <w:r w:rsidRPr="00EE102A">
          <w:rPr>
            <w:rFonts w:asciiTheme="minorHAnsi" w:hAnsiTheme="minorHAnsi" w:cstheme="minorHAnsi"/>
            <w:b/>
            <w:bCs/>
            <w:color w:val="000000" w:themeColor="text1"/>
          </w:rPr>
          <w:t xml:space="preserve">Figure 2:  Axial view of manual segmentation of bladder, prostate, and rectum overlaid on CT </w:t>
        </w:r>
        <w:proofErr w:type="gramStart"/>
        <w:r w:rsidRPr="00EE102A">
          <w:rPr>
            <w:rFonts w:asciiTheme="minorHAnsi" w:hAnsiTheme="minorHAnsi" w:cstheme="minorHAnsi"/>
            <w:b/>
            <w:bCs/>
            <w:color w:val="000000" w:themeColor="text1"/>
          </w:rPr>
          <w:t>scan[</w:t>
        </w:r>
        <w:proofErr w:type="gramEnd"/>
        <w:r w:rsidRPr="00EE102A">
          <w:rPr>
            <w:rFonts w:asciiTheme="minorHAnsi" w:hAnsiTheme="minorHAnsi" w:cstheme="minorHAnsi"/>
            <w:b/>
            <w:bCs/>
            <w:color w:val="000000" w:themeColor="text1"/>
          </w:rPr>
          <w:t>2]</w:t>
        </w:r>
      </w:moveTo>
    </w:p>
    <w:moveToRangeEnd w:id="11"/>
    <w:p w14:paraId="1113D621" w14:textId="77777777" w:rsidR="00E5251C" w:rsidRDefault="00E5251C" w:rsidP="00E5251C">
      <w:pPr>
        <w:jc w:val="center"/>
        <w:rPr>
          <w:ins w:id="13" w:author="Microsoft Office User" w:date="2020-10-23T16:13:00Z"/>
          <w:rFonts w:asciiTheme="minorHAnsi" w:hAnsiTheme="minorHAnsi" w:cstheme="minorHAnsi"/>
        </w:rPr>
        <w:pPrChange w:id="14" w:author="Microsoft Office User" w:date="2020-10-23T16:13:00Z">
          <w:pPr/>
        </w:pPrChange>
      </w:pPr>
    </w:p>
    <w:p w14:paraId="725D3136" w14:textId="70124E76" w:rsidR="00905B04" w:rsidRDefault="005233C6" w:rsidP="00C72049">
      <w:pPr>
        <w:rPr>
          <w:ins w:id="15" w:author="Microsoft Office User" w:date="2020-10-23T16:12:00Z"/>
          <w:rFonts w:asciiTheme="minorHAnsi" w:hAnsiTheme="minorHAnsi" w:cstheme="minorHAnsi"/>
        </w:rPr>
      </w:pPr>
      <w:del w:id="16" w:author="Microsoft Office User" w:date="2020-10-23T16:11:00Z">
        <w:r w:rsidRPr="00EE102A" w:rsidDel="00E5251C">
          <w:rPr>
            <w:rFonts w:asciiTheme="minorHAnsi" w:hAnsiTheme="minorHAnsi" w:cstheme="minorHAnsi"/>
          </w:rPr>
          <w:lastRenderedPageBreak/>
          <w:delText xml:space="preserve"> </w:delText>
        </w:r>
      </w:del>
      <w:r w:rsidRPr="00EE102A">
        <w:rPr>
          <w:rFonts w:asciiTheme="minorHAnsi" w:hAnsiTheme="minorHAnsi" w:cstheme="minorHAnsi"/>
        </w:rPr>
        <w:t>The accuracy of tumour segmentation can directly affect outcomes: an incorrectly delineated tumour can lead to underdosing or overdosing, resulting in a decrease in the likelihood of tumour control or an increased risk of toxicities, respectively</w:t>
      </w:r>
      <w:r w:rsidR="00C72049" w:rsidRPr="00EE102A">
        <w:rPr>
          <w:rFonts w:asciiTheme="minorHAnsi" w:hAnsiTheme="minorHAnsi" w:cstheme="minorHAnsi"/>
        </w:rPr>
        <w:t xml:space="preserve"> and t</w:t>
      </w:r>
      <w:r w:rsidRPr="00EE102A">
        <w:rPr>
          <w:rFonts w:asciiTheme="minorHAnsi" w:hAnsiTheme="minorHAnsi" w:cstheme="minorHAnsi"/>
        </w:rPr>
        <w:t xml:space="preserve">umour segmentation is subject to inter-observer variation, even among expert radiation oncologists which can lead to differences in the quality of treatment plans, with consequent effects on survival outcomes. </w:t>
      </w:r>
    </w:p>
    <w:p w14:paraId="29A55EB7" w14:textId="3FF09190" w:rsidR="00E5251C" w:rsidRDefault="00E5251C" w:rsidP="00E5251C">
      <w:pPr>
        <w:jc w:val="center"/>
        <w:rPr>
          <w:ins w:id="17" w:author="Microsoft Office User" w:date="2020-10-23T16:12:00Z"/>
          <w:rFonts w:asciiTheme="minorHAnsi" w:hAnsiTheme="minorHAnsi" w:cstheme="minorHAnsi"/>
        </w:rPr>
      </w:pPr>
    </w:p>
    <w:p w14:paraId="0C64739E" w14:textId="41562A5F" w:rsidR="00E5251C" w:rsidRPr="00EE102A" w:rsidDel="00E5251C" w:rsidRDefault="00E5251C" w:rsidP="00E5251C">
      <w:pPr>
        <w:jc w:val="center"/>
        <w:rPr>
          <w:del w:id="18" w:author="Microsoft Office User" w:date="2020-10-23T16:13:00Z"/>
          <w:rFonts w:asciiTheme="minorHAnsi" w:hAnsiTheme="minorHAnsi" w:cstheme="minorHAnsi"/>
        </w:rPr>
        <w:pPrChange w:id="19" w:author="Microsoft Office User" w:date="2020-10-23T16:12:00Z">
          <w:pPr/>
        </w:pPrChange>
      </w:pPr>
    </w:p>
    <w:p w14:paraId="0736B088" w14:textId="77C8772F" w:rsidR="00E5251C" w:rsidRPr="00EE102A" w:rsidDel="00E5251C" w:rsidRDefault="00E5251C" w:rsidP="00E5251C">
      <w:pPr>
        <w:rPr>
          <w:del w:id="20" w:author="Microsoft Office User" w:date="2020-10-23T16:13:00Z"/>
          <w:moveTo w:id="21" w:author="Microsoft Office User" w:date="2020-10-23T16:12:00Z"/>
          <w:rFonts w:asciiTheme="minorHAnsi" w:hAnsiTheme="minorHAnsi" w:cstheme="minorHAnsi"/>
        </w:rPr>
      </w:pPr>
      <w:moveToRangeStart w:id="22" w:author="Microsoft Office User" w:date="2020-10-23T16:12:00Z" w:name="move54361968"/>
      <w:moveTo w:id="23" w:author="Microsoft Office User" w:date="2020-10-23T16:12:00Z">
        <w:del w:id="24" w:author="Microsoft Office User" w:date="2020-10-23T16:13:00Z">
          <w:r w:rsidDel="00E5251C">
            <w:rPr>
              <w:rFonts w:asciiTheme="minorHAnsi" w:hAnsiTheme="minorHAnsi" w:cstheme="minorHAnsi"/>
            </w:rPr>
            <w:delText>Figure 2</w:delText>
          </w:r>
          <w:r w:rsidRPr="00EE102A" w:rsidDel="00E5251C">
            <w:rPr>
              <w:rFonts w:asciiTheme="minorHAnsi" w:hAnsiTheme="minorHAnsi" w:cstheme="minorHAnsi"/>
            </w:rPr>
            <w:delText xml:space="preserve"> shows the delineation of prostate and organs at risk of a CT scan</w:delText>
          </w:r>
        </w:del>
      </w:moveTo>
    </w:p>
    <w:moveToRangeEnd w:id="22"/>
    <w:p w14:paraId="37C0DED5" w14:textId="1B7DD898" w:rsidR="00905B04" w:rsidRPr="00EE102A" w:rsidDel="00E5251C" w:rsidRDefault="00905B04" w:rsidP="00C72049">
      <w:pPr>
        <w:rPr>
          <w:del w:id="25" w:author="Microsoft Office User" w:date="2020-10-23T16:13:00Z"/>
          <w:rFonts w:asciiTheme="minorHAnsi" w:hAnsiTheme="minorHAnsi" w:cstheme="minorHAnsi"/>
        </w:rPr>
      </w:pPr>
    </w:p>
    <w:p w14:paraId="7B7F0A0F" w14:textId="0124A6CA" w:rsidR="00C72049" w:rsidRPr="00EE102A" w:rsidRDefault="00E5251C" w:rsidP="00C72049">
      <w:pPr>
        <w:rPr>
          <w:rFonts w:asciiTheme="minorHAnsi" w:hAnsiTheme="minorHAnsi" w:cstheme="minorHAnsi"/>
        </w:rPr>
      </w:pPr>
      <w:ins w:id="26" w:author="Microsoft Office User" w:date="2020-10-23T16:11:00Z">
        <w:r>
          <w:rPr>
            <w:rFonts w:asciiTheme="minorHAnsi" w:hAnsiTheme="minorHAnsi" w:cstheme="minorHAnsi"/>
          </w:rPr>
          <w:t>So, to overcome these problems l</w:t>
        </w:r>
      </w:ins>
      <w:del w:id="27" w:author="Microsoft Office User" w:date="2020-10-23T16:11:00Z">
        <w:r w:rsidR="00C72049" w:rsidRPr="00EE102A" w:rsidDel="00E5251C">
          <w:rPr>
            <w:rFonts w:asciiTheme="minorHAnsi" w:hAnsiTheme="minorHAnsi" w:cstheme="minorHAnsi"/>
          </w:rPr>
          <w:delText>L</w:delText>
        </w:r>
      </w:del>
      <w:r w:rsidR="00C72049" w:rsidRPr="00EE102A">
        <w:rPr>
          <w:rFonts w:asciiTheme="minorHAnsi" w:hAnsiTheme="minorHAnsi" w:cstheme="minorHAnsi"/>
        </w:rPr>
        <w:t xml:space="preserve">et’s talk about Automated tumour and organ segmentation: </w:t>
      </w:r>
    </w:p>
    <w:p w14:paraId="21126792" w14:textId="77777777" w:rsidR="008E4B8A" w:rsidRPr="00EE102A" w:rsidRDefault="008E4B8A" w:rsidP="00C72049">
      <w:pPr>
        <w:rPr>
          <w:rFonts w:asciiTheme="minorHAnsi" w:hAnsiTheme="minorHAnsi" w:cstheme="minorHAnsi"/>
        </w:rPr>
      </w:pPr>
    </w:p>
    <w:p w14:paraId="1C6096C5" w14:textId="794C827B" w:rsidR="008E4B8A" w:rsidRPr="00EE102A" w:rsidDel="00E5251C" w:rsidRDefault="004A04CF" w:rsidP="00C72049">
      <w:pPr>
        <w:rPr>
          <w:moveFrom w:id="28" w:author="Microsoft Office User" w:date="2020-10-23T16:12:00Z"/>
          <w:rFonts w:asciiTheme="minorHAnsi" w:hAnsiTheme="minorHAnsi" w:cstheme="minorHAnsi"/>
        </w:rPr>
      </w:pPr>
      <w:moveFromRangeStart w:id="29" w:author="Microsoft Office User" w:date="2020-10-23T16:12:00Z" w:name="move54361968"/>
      <w:moveFrom w:id="30" w:author="Microsoft Office User" w:date="2020-10-23T16:12:00Z">
        <w:r w:rsidDel="00E5251C">
          <w:rPr>
            <w:rFonts w:asciiTheme="minorHAnsi" w:hAnsiTheme="minorHAnsi" w:cstheme="minorHAnsi"/>
          </w:rPr>
          <w:t>Figure 2</w:t>
        </w:r>
        <w:r w:rsidR="008E4B8A" w:rsidRPr="00EE102A" w:rsidDel="00E5251C">
          <w:rPr>
            <w:rFonts w:asciiTheme="minorHAnsi" w:hAnsiTheme="minorHAnsi" w:cstheme="minorHAnsi"/>
          </w:rPr>
          <w:t xml:space="preserve"> shows the delineation of prostate and organs at risk of a CT scan</w:t>
        </w:r>
      </w:moveFrom>
    </w:p>
    <w:p w14:paraId="47322732" w14:textId="3374C023" w:rsidR="00393544" w:rsidRPr="00EE102A" w:rsidDel="00E5251C" w:rsidRDefault="006D2EAF" w:rsidP="006D2EAF">
      <w:pPr>
        <w:shd w:val="clear" w:color="auto" w:fill="FFFFFF"/>
        <w:spacing w:after="315"/>
        <w:jc w:val="center"/>
        <w:rPr>
          <w:del w:id="31" w:author="Microsoft Office User" w:date="2020-10-23T16:13:00Z"/>
          <w:rFonts w:asciiTheme="minorHAnsi" w:hAnsiTheme="minorHAnsi" w:cstheme="minorHAnsi"/>
          <w:color w:val="595858"/>
          <w:sz w:val="23"/>
          <w:szCs w:val="23"/>
        </w:rPr>
      </w:pPr>
      <w:moveFromRangeStart w:id="32" w:author="Microsoft Office User" w:date="2020-10-23T16:13:00Z" w:name="move54361957"/>
      <w:moveFromRangeEnd w:id="29"/>
      <w:moveFrom w:id="33" w:author="Microsoft Office User" w:date="2020-10-23T16:13:00Z">
        <w:r w:rsidRPr="00EE102A" w:rsidDel="00E5251C">
          <w:rPr>
            <w:rFonts w:asciiTheme="minorHAnsi" w:hAnsiTheme="minorHAnsi" w:cstheme="minorHAnsi"/>
            <w:noProof/>
            <w:color w:val="595858"/>
            <w:sz w:val="23"/>
            <w:szCs w:val="23"/>
          </w:rPr>
          <w:drawing>
            <wp:inline distT="0" distB="0" distL="0" distR="0" wp14:anchorId="3A3622A3" wp14:editId="20FBDDCD">
              <wp:extent cx="2613378" cy="2415074"/>
              <wp:effectExtent l="0" t="0" r="3175" b="0"/>
              <wp:docPr id="3" name="Picture 3"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5197" cy="2425996"/>
                      </a:xfrm>
                      <a:prstGeom prst="rect">
                        <a:avLst/>
                      </a:prstGeom>
                    </pic:spPr>
                  </pic:pic>
                </a:graphicData>
              </a:graphic>
            </wp:inline>
          </w:drawing>
        </w:r>
      </w:moveFrom>
      <w:moveFromRangeEnd w:id="32"/>
    </w:p>
    <w:p w14:paraId="4706C320" w14:textId="38320940" w:rsidR="006D2EAF" w:rsidRPr="00EE102A" w:rsidDel="00E5251C" w:rsidRDefault="004A04CF" w:rsidP="006D2EAF">
      <w:pPr>
        <w:jc w:val="center"/>
        <w:rPr>
          <w:moveFrom w:id="34" w:author="Microsoft Office User" w:date="2020-10-23T16:13:00Z"/>
          <w:rFonts w:asciiTheme="minorHAnsi" w:hAnsiTheme="minorHAnsi" w:cstheme="minorHAnsi"/>
          <w:b/>
          <w:bCs/>
          <w:color w:val="000000" w:themeColor="text1"/>
        </w:rPr>
      </w:pPr>
      <w:moveFromRangeStart w:id="35" w:author="Microsoft Office User" w:date="2020-10-23T16:13:00Z" w:name="move54361973"/>
      <w:moveFrom w:id="36" w:author="Microsoft Office User" w:date="2020-10-23T16:13:00Z">
        <w:r w:rsidRPr="00EE102A" w:rsidDel="00E5251C">
          <w:rPr>
            <w:rFonts w:asciiTheme="minorHAnsi" w:hAnsiTheme="minorHAnsi" w:cstheme="minorHAnsi"/>
            <w:b/>
            <w:bCs/>
            <w:color w:val="000000" w:themeColor="text1"/>
          </w:rPr>
          <w:t xml:space="preserve">Figure 2:  </w:t>
        </w:r>
        <w:r w:rsidR="006D2EAF" w:rsidRPr="00EE102A" w:rsidDel="00E5251C">
          <w:rPr>
            <w:rFonts w:asciiTheme="minorHAnsi" w:hAnsiTheme="minorHAnsi" w:cstheme="minorHAnsi"/>
            <w:b/>
            <w:bCs/>
            <w:color w:val="000000" w:themeColor="text1"/>
          </w:rPr>
          <w:t>Axial view of manual segmentation of bladder, prostate, and rectum overlaid on CT scan[</w:t>
        </w:r>
        <w:r w:rsidR="001F4965" w:rsidRPr="00EE102A" w:rsidDel="00E5251C">
          <w:rPr>
            <w:rFonts w:asciiTheme="minorHAnsi" w:hAnsiTheme="minorHAnsi" w:cstheme="minorHAnsi"/>
            <w:b/>
            <w:bCs/>
            <w:color w:val="000000" w:themeColor="text1"/>
          </w:rPr>
          <w:t>2</w:t>
        </w:r>
        <w:r w:rsidR="006D2EAF" w:rsidRPr="00EE102A" w:rsidDel="00E5251C">
          <w:rPr>
            <w:rFonts w:asciiTheme="minorHAnsi" w:hAnsiTheme="minorHAnsi" w:cstheme="minorHAnsi"/>
            <w:b/>
            <w:bCs/>
            <w:color w:val="000000" w:themeColor="text1"/>
          </w:rPr>
          <w:t>]</w:t>
        </w:r>
      </w:moveFrom>
    </w:p>
    <w:moveFromRangeEnd w:id="35"/>
    <w:p w14:paraId="29789544" w14:textId="0CE326E3" w:rsidR="006D2EAF" w:rsidRPr="00EE102A" w:rsidRDefault="008E4B8A" w:rsidP="00E5251C">
      <w:pPr>
        <w:shd w:val="clear" w:color="auto" w:fill="FFFFFF"/>
        <w:spacing w:after="315"/>
        <w:jc w:val="center"/>
        <w:rPr>
          <w:rFonts w:asciiTheme="minorHAnsi" w:hAnsiTheme="minorHAnsi" w:cstheme="minorHAnsi"/>
        </w:rPr>
        <w:pPrChange w:id="37" w:author="Microsoft Office User" w:date="2020-10-23T16:13:00Z">
          <w:pPr>
            <w:shd w:val="clear" w:color="auto" w:fill="FFFFFF"/>
            <w:spacing w:after="315"/>
          </w:pPr>
        </w:pPrChange>
      </w:pPr>
      <w:r w:rsidRPr="004A04CF">
        <w:rPr>
          <w:rFonts w:asciiTheme="minorHAnsi" w:eastAsiaTheme="minorHAnsi" w:hAnsiTheme="minorHAnsi" w:cstheme="minorHAnsi"/>
        </w:rPr>
        <w:t xml:space="preserve">The </w:t>
      </w:r>
      <w:r w:rsidR="00234314" w:rsidRPr="00EE102A">
        <w:rPr>
          <w:rFonts w:asciiTheme="minorHAnsi" w:hAnsiTheme="minorHAnsi" w:cstheme="minorHAnsi"/>
        </w:rPr>
        <w:t>main goal</w:t>
      </w:r>
      <w:r w:rsidRPr="00EE102A">
        <w:rPr>
          <w:rFonts w:asciiTheme="minorHAnsi" w:hAnsiTheme="minorHAnsi" w:cstheme="minorHAnsi"/>
        </w:rPr>
        <w:t xml:space="preserve"> of an automated segmentation is to have a </w:t>
      </w:r>
      <w:r w:rsidR="00234314" w:rsidRPr="00EE102A">
        <w:rPr>
          <w:rFonts w:asciiTheme="minorHAnsi" w:hAnsiTheme="minorHAnsi" w:cstheme="minorHAnsi"/>
        </w:rPr>
        <w:t xml:space="preserve">delineation or a </w:t>
      </w:r>
      <w:r w:rsidR="00E27E59" w:rsidRPr="00EE102A">
        <w:rPr>
          <w:rFonts w:asciiTheme="minorHAnsi" w:hAnsiTheme="minorHAnsi" w:cstheme="minorHAnsi"/>
        </w:rPr>
        <w:t>s</w:t>
      </w:r>
      <w:r w:rsidR="00234314" w:rsidRPr="00EE102A">
        <w:rPr>
          <w:rFonts w:asciiTheme="minorHAnsi" w:hAnsiTheme="minorHAnsi" w:cstheme="minorHAnsi"/>
        </w:rPr>
        <w:t>egmentation</w:t>
      </w:r>
      <w:r w:rsidRPr="00EE102A">
        <w:rPr>
          <w:rFonts w:asciiTheme="minorHAnsi" w:hAnsiTheme="minorHAnsi" w:cstheme="minorHAnsi"/>
        </w:rPr>
        <w:t xml:space="preserve"> similar to an expert</w:t>
      </w:r>
      <w:r w:rsidR="004A04CF">
        <w:rPr>
          <w:rFonts w:asciiTheme="minorHAnsi" w:hAnsiTheme="minorHAnsi" w:cstheme="minorHAnsi"/>
        </w:rPr>
        <w:t>.</w:t>
      </w:r>
    </w:p>
    <w:p w14:paraId="57929569" w14:textId="1755FBA6" w:rsidR="00234314" w:rsidRPr="00EE102A" w:rsidRDefault="00234314" w:rsidP="00393544">
      <w:pPr>
        <w:shd w:val="clear" w:color="auto" w:fill="FFFFFF"/>
        <w:spacing w:after="315"/>
        <w:rPr>
          <w:rFonts w:asciiTheme="minorHAnsi" w:hAnsiTheme="minorHAnsi" w:cstheme="minorHAnsi"/>
        </w:rPr>
      </w:pPr>
      <w:r w:rsidRPr="00EE102A">
        <w:rPr>
          <w:rFonts w:asciiTheme="minorHAnsi" w:hAnsiTheme="minorHAnsi" w:cstheme="minorHAnsi"/>
        </w:rPr>
        <w:t>But what is a semantic segmentation??</w:t>
      </w:r>
    </w:p>
    <w:p w14:paraId="58A3CDF2" w14:textId="6599DA00" w:rsidR="00234314" w:rsidRPr="00EE102A" w:rsidRDefault="00234314" w:rsidP="00393544">
      <w:pPr>
        <w:shd w:val="clear" w:color="auto" w:fill="FFFFFF"/>
        <w:spacing w:after="315"/>
        <w:rPr>
          <w:rFonts w:asciiTheme="minorHAnsi" w:hAnsiTheme="minorHAnsi" w:cstheme="minorHAnsi"/>
        </w:rPr>
      </w:pPr>
      <w:r w:rsidRPr="00EE102A">
        <w:rPr>
          <w:rFonts w:asciiTheme="minorHAnsi" w:hAnsiTheme="minorHAnsi" w:cstheme="minorHAnsi"/>
          <w:noProof/>
        </w:rPr>
        <w:drawing>
          <wp:inline distT="0" distB="0" distL="0" distR="0" wp14:anchorId="78370EC6" wp14:editId="4F64B5A8">
            <wp:extent cx="5943600" cy="2255520"/>
            <wp:effectExtent l="0" t="0" r="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55520"/>
                    </a:xfrm>
                    <a:prstGeom prst="rect">
                      <a:avLst/>
                    </a:prstGeom>
                  </pic:spPr>
                </pic:pic>
              </a:graphicData>
            </a:graphic>
          </wp:inline>
        </w:drawing>
      </w:r>
    </w:p>
    <w:p w14:paraId="5A4D2863" w14:textId="79E176F7" w:rsidR="00234314" w:rsidRPr="00EE102A" w:rsidRDefault="00234314" w:rsidP="00234314">
      <w:pPr>
        <w:shd w:val="clear" w:color="auto" w:fill="FFFFFF"/>
        <w:spacing w:after="315"/>
        <w:jc w:val="center"/>
        <w:rPr>
          <w:rFonts w:asciiTheme="minorHAnsi" w:hAnsiTheme="minorHAnsi" w:cstheme="minorHAnsi"/>
          <w:b/>
          <w:bCs/>
        </w:rPr>
      </w:pPr>
      <w:r w:rsidRPr="00EE102A">
        <w:rPr>
          <w:rFonts w:asciiTheme="minorHAnsi" w:hAnsiTheme="minorHAnsi" w:cstheme="minorHAnsi"/>
          <w:b/>
          <w:bCs/>
        </w:rPr>
        <w:t>Fig</w:t>
      </w:r>
      <w:r w:rsidR="004A04CF" w:rsidRPr="00EE102A">
        <w:rPr>
          <w:rFonts w:asciiTheme="minorHAnsi" w:hAnsiTheme="minorHAnsi" w:cstheme="minorHAnsi"/>
          <w:b/>
          <w:bCs/>
        </w:rPr>
        <w:t xml:space="preserve">ure </w:t>
      </w:r>
      <w:proofErr w:type="gramStart"/>
      <w:r w:rsidRPr="00EE102A">
        <w:rPr>
          <w:rFonts w:asciiTheme="minorHAnsi" w:hAnsiTheme="minorHAnsi" w:cstheme="minorHAnsi"/>
          <w:b/>
          <w:bCs/>
        </w:rPr>
        <w:t>3 :</w:t>
      </w:r>
      <w:r w:rsidRPr="00EE102A">
        <w:rPr>
          <w:rFonts w:asciiTheme="minorHAnsi" w:eastAsiaTheme="majorEastAsia" w:hAnsiTheme="minorHAnsi" w:cstheme="minorHAnsi"/>
          <w:b/>
          <w:bCs/>
        </w:rPr>
        <w:t>Visual</w:t>
      </w:r>
      <w:proofErr w:type="gramEnd"/>
      <w:r w:rsidRPr="00EE102A">
        <w:rPr>
          <w:rFonts w:asciiTheme="minorHAnsi" w:eastAsiaTheme="majorEastAsia" w:hAnsiTheme="minorHAnsi" w:cstheme="minorHAnsi"/>
          <w:b/>
          <w:bCs/>
        </w:rPr>
        <w:t xml:space="preserve"> recognition tasks: segmentation and detection</w:t>
      </w:r>
      <w:ins w:id="38" w:author="Microsoft Office User" w:date="2020-10-23T16:24:00Z">
        <w:r w:rsidR="00D139BC">
          <w:rPr>
            <w:rFonts w:asciiTheme="minorHAnsi" w:eastAsiaTheme="majorEastAsia" w:hAnsiTheme="minorHAnsi" w:cstheme="minorHAnsi"/>
            <w:b/>
            <w:bCs/>
          </w:rPr>
          <w:t>[3]</w:t>
        </w:r>
      </w:ins>
    </w:p>
    <w:p w14:paraId="757EA091" w14:textId="445E46D7" w:rsidR="00251B65" w:rsidRPr="00EE102A" w:rsidRDefault="004A04CF" w:rsidP="00F746B4">
      <w:pPr>
        <w:shd w:val="clear" w:color="auto" w:fill="FFFFFF"/>
        <w:spacing w:after="315"/>
        <w:rPr>
          <w:rFonts w:asciiTheme="minorHAnsi" w:hAnsiTheme="minorHAnsi" w:cstheme="minorHAnsi"/>
        </w:rPr>
      </w:pPr>
      <w:r>
        <w:rPr>
          <w:rFonts w:asciiTheme="minorHAnsi" w:hAnsiTheme="minorHAnsi" w:cstheme="minorHAnsi"/>
        </w:rPr>
        <w:t>Figure 3</w:t>
      </w:r>
      <w:r w:rsidR="00234314" w:rsidRPr="00EE102A">
        <w:rPr>
          <w:rFonts w:asciiTheme="minorHAnsi" w:hAnsiTheme="minorHAnsi" w:cstheme="minorHAnsi"/>
        </w:rPr>
        <w:t xml:space="preserve"> shows different task</w:t>
      </w:r>
      <w:r>
        <w:rPr>
          <w:rFonts w:asciiTheme="minorHAnsi" w:hAnsiTheme="minorHAnsi" w:cstheme="minorHAnsi"/>
        </w:rPr>
        <w:t>s</w:t>
      </w:r>
      <w:r w:rsidR="00234314" w:rsidRPr="00EE102A">
        <w:rPr>
          <w:rFonts w:asciiTheme="minorHAnsi" w:hAnsiTheme="minorHAnsi" w:cstheme="minorHAnsi"/>
        </w:rPr>
        <w:t xml:space="preserve"> of computer vision, </w:t>
      </w:r>
      <w:r w:rsidR="00F746B4" w:rsidRPr="00EE102A">
        <w:rPr>
          <w:rFonts w:asciiTheme="minorHAnsi" w:hAnsiTheme="minorHAnsi" w:cstheme="minorHAnsi"/>
        </w:rPr>
        <w:t>the</w:t>
      </w:r>
      <w:r w:rsidR="00234314" w:rsidRPr="00EE102A">
        <w:rPr>
          <w:rFonts w:asciiTheme="minorHAnsi" w:hAnsiTheme="minorHAnsi" w:cstheme="minorHAnsi"/>
        </w:rPr>
        <w:t xml:space="preserve"> most </w:t>
      </w:r>
      <w:r w:rsidR="00F746B4" w:rsidRPr="00EE102A">
        <w:rPr>
          <w:rFonts w:asciiTheme="minorHAnsi" w:hAnsiTheme="minorHAnsi" w:cstheme="minorHAnsi"/>
        </w:rPr>
        <w:t xml:space="preserve">classic task </w:t>
      </w:r>
      <w:r w:rsidR="00234314" w:rsidRPr="00EE102A">
        <w:rPr>
          <w:rFonts w:asciiTheme="minorHAnsi" w:hAnsiTheme="minorHAnsi" w:cstheme="minorHAnsi"/>
        </w:rPr>
        <w:t xml:space="preserve">in </w:t>
      </w:r>
      <w:r>
        <w:rPr>
          <w:rFonts w:asciiTheme="minorHAnsi" w:hAnsiTheme="minorHAnsi" w:cstheme="minorHAnsi"/>
        </w:rPr>
        <w:t>c</w:t>
      </w:r>
      <w:r w:rsidR="00234314" w:rsidRPr="00EE102A">
        <w:rPr>
          <w:rFonts w:asciiTheme="minorHAnsi" w:hAnsiTheme="minorHAnsi" w:cstheme="minorHAnsi"/>
        </w:rPr>
        <w:t xml:space="preserve">omputer Vision is the </w:t>
      </w:r>
      <w:r>
        <w:rPr>
          <w:rFonts w:asciiTheme="minorHAnsi" w:hAnsiTheme="minorHAnsi" w:cstheme="minorHAnsi"/>
        </w:rPr>
        <w:t>i</w:t>
      </w:r>
      <w:r w:rsidR="00234314" w:rsidRPr="00EE102A">
        <w:rPr>
          <w:rFonts w:asciiTheme="minorHAnsi" w:hAnsiTheme="minorHAnsi" w:cstheme="minorHAnsi"/>
        </w:rPr>
        <w:t>mage classification problem where given an image, we expect the computer to output a discrete label.</w:t>
      </w:r>
      <w:r w:rsidR="00F746B4" w:rsidRPr="00EE102A">
        <w:rPr>
          <w:rFonts w:asciiTheme="minorHAnsi" w:hAnsiTheme="minorHAnsi" w:cstheme="minorHAnsi"/>
        </w:rPr>
        <w:t xml:space="preserve"> </w:t>
      </w:r>
      <w:r w:rsidR="00251B65" w:rsidRPr="00EE102A">
        <w:rPr>
          <w:rFonts w:asciiTheme="minorHAnsi" w:hAnsiTheme="minorHAnsi" w:cstheme="minorHAnsi"/>
        </w:rPr>
        <w:t>I</w:t>
      </w:r>
      <w:r w:rsidR="00F746B4" w:rsidRPr="00EE102A">
        <w:rPr>
          <w:rFonts w:asciiTheme="minorHAnsi" w:hAnsiTheme="minorHAnsi" w:cstheme="minorHAnsi"/>
        </w:rPr>
        <w:t>n image segmentation the goal is to label each </w:t>
      </w:r>
      <w:r w:rsidR="00F746B4" w:rsidRPr="00EE102A">
        <w:rPr>
          <w:rFonts w:asciiTheme="minorHAnsi" w:hAnsiTheme="minorHAnsi" w:cstheme="minorHAnsi"/>
          <w:b/>
          <w:bCs/>
        </w:rPr>
        <w:t>pixel </w:t>
      </w:r>
      <w:r w:rsidR="00F746B4" w:rsidRPr="00EE102A">
        <w:rPr>
          <w:rFonts w:asciiTheme="minorHAnsi" w:hAnsiTheme="minorHAnsi" w:cstheme="minorHAnsi"/>
        </w:rPr>
        <w:t>of an image with a corresponding </w:t>
      </w:r>
      <w:r w:rsidR="00F746B4" w:rsidRPr="00EE102A">
        <w:rPr>
          <w:rFonts w:asciiTheme="minorHAnsi" w:hAnsiTheme="minorHAnsi" w:cstheme="minorHAnsi"/>
          <w:b/>
          <w:bCs/>
        </w:rPr>
        <w:t>label</w:t>
      </w:r>
      <w:r w:rsidR="00F746B4" w:rsidRPr="00EE102A">
        <w:rPr>
          <w:rFonts w:asciiTheme="minorHAnsi" w:hAnsiTheme="minorHAnsi" w:cstheme="minorHAnsi"/>
        </w:rPr>
        <w:t xml:space="preserve"> of what is being represented. </w:t>
      </w:r>
    </w:p>
    <w:p w14:paraId="0EC9757B" w14:textId="65ADD847" w:rsidR="00736B08" w:rsidRPr="004A04CF" w:rsidRDefault="00736B08" w:rsidP="00736B08">
      <w:pPr>
        <w:rPr>
          <w:rFonts w:asciiTheme="minorHAnsi" w:eastAsiaTheme="minorHAnsi" w:hAnsiTheme="minorHAnsi" w:cstheme="minorHAnsi"/>
        </w:rPr>
      </w:pPr>
      <w:r w:rsidRPr="00EE102A">
        <w:rPr>
          <w:rFonts w:asciiTheme="minorHAnsi" w:hAnsiTheme="minorHAnsi" w:cstheme="minorHAnsi"/>
        </w:rPr>
        <w:t>But</w:t>
      </w:r>
      <w:r w:rsidRPr="004A04CF">
        <w:rPr>
          <w:rFonts w:asciiTheme="minorHAnsi" w:eastAsiaTheme="minorHAnsi" w:hAnsiTheme="minorHAnsi" w:cstheme="minorHAnsi"/>
        </w:rPr>
        <w:t xml:space="preserve"> unlike the previous tasks, the expected output in semantic segmentation are not just labels. The output itself is a </w:t>
      </w:r>
      <w:proofErr w:type="gramStart"/>
      <w:r w:rsidRPr="004A04CF">
        <w:rPr>
          <w:rFonts w:asciiTheme="minorHAnsi" w:eastAsiaTheme="minorHAnsi" w:hAnsiTheme="minorHAnsi" w:cstheme="minorHAnsi"/>
        </w:rPr>
        <w:t>high resolution</w:t>
      </w:r>
      <w:proofErr w:type="gramEnd"/>
      <w:r w:rsidRPr="00EE102A">
        <w:rPr>
          <w:rFonts w:asciiTheme="minorHAnsi" w:eastAsiaTheme="minorHAnsi" w:hAnsiTheme="minorHAnsi" w:cstheme="minorHAnsi"/>
        </w:rPr>
        <w:t xml:space="preserve"> image (typically of the same size as input image) in which each pixel is classified to a particular class</w:t>
      </w:r>
      <w:r w:rsidRPr="00EE102A">
        <w:rPr>
          <w:rFonts w:asciiTheme="minorHAnsi" w:hAnsiTheme="minorHAnsi" w:cstheme="minorHAnsi"/>
        </w:rPr>
        <w:t>.</w:t>
      </w:r>
    </w:p>
    <w:p w14:paraId="386668C6" w14:textId="77777777" w:rsidR="00736B08" w:rsidRPr="00EE102A" w:rsidRDefault="00736B08" w:rsidP="00736B08">
      <w:pPr>
        <w:rPr>
          <w:rFonts w:asciiTheme="minorHAnsi" w:hAnsiTheme="minorHAnsi" w:cstheme="minorHAnsi"/>
        </w:rPr>
      </w:pPr>
    </w:p>
    <w:p w14:paraId="7535D39D" w14:textId="417D3CD5" w:rsidR="00DE2F0C" w:rsidRPr="00EE102A" w:rsidRDefault="00F746B4" w:rsidP="00F746B4">
      <w:pPr>
        <w:shd w:val="clear" w:color="auto" w:fill="FFFFFF"/>
        <w:spacing w:after="315"/>
        <w:rPr>
          <w:rFonts w:asciiTheme="minorHAnsi" w:hAnsiTheme="minorHAnsi" w:cstheme="minorHAnsi"/>
        </w:rPr>
      </w:pPr>
      <w:proofErr w:type="gramStart"/>
      <w:r w:rsidRPr="00EE102A">
        <w:rPr>
          <w:rFonts w:asciiTheme="minorHAnsi" w:hAnsiTheme="minorHAnsi" w:cstheme="minorHAnsi"/>
        </w:rPr>
        <w:t>So</w:t>
      </w:r>
      <w:proofErr w:type="gramEnd"/>
      <w:r w:rsidRPr="00EE102A">
        <w:rPr>
          <w:rFonts w:asciiTheme="minorHAnsi" w:hAnsiTheme="minorHAnsi" w:cstheme="minorHAnsi"/>
        </w:rPr>
        <w:t xml:space="preserve"> </w:t>
      </w:r>
      <w:r w:rsidR="00DE2F0C" w:rsidRPr="00EE102A">
        <w:rPr>
          <w:rFonts w:asciiTheme="minorHAnsi" w:hAnsiTheme="minorHAnsi" w:cstheme="minorHAnsi"/>
        </w:rPr>
        <w:t>if we go back to</w:t>
      </w:r>
      <w:r w:rsidRPr="00EE102A">
        <w:rPr>
          <w:rFonts w:asciiTheme="minorHAnsi" w:hAnsiTheme="minorHAnsi" w:cstheme="minorHAnsi"/>
        </w:rPr>
        <w:t xml:space="preserve"> our image of a CT </w:t>
      </w:r>
      <w:r w:rsidR="00F4683A" w:rsidRPr="00EE102A">
        <w:rPr>
          <w:rFonts w:asciiTheme="minorHAnsi" w:hAnsiTheme="minorHAnsi" w:cstheme="minorHAnsi"/>
        </w:rPr>
        <w:t>or MRI scan</w:t>
      </w:r>
      <w:r w:rsidR="00DE2F0C" w:rsidRPr="00EE102A">
        <w:rPr>
          <w:rFonts w:asciiTheme="minorHAnsi" w:hAnsiTheme="minorHAnsi" w:cstheme="minorHAnsi"/>
        </w:rPr>
        <w:t xml:space="preserve">, the input will be the image, and the output Is another image with only background and the </w:t>
      </w:r>
      <w:r w:rsidR="00C951EC" w:rsidRPr="00EE102A">
        <w:rPr>
          <w:rFonts w:asciiTheme="minorHAnsi" w:hAnsiTheme="minorHAnsi" w:cstheme="minorHAnsi"/>
        </w:rPr>
        <w:t>prostate.</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9" w:author="Microsoft Office User" w:date="2020-10-23T16:21:00Z">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675"/>
        <w:gridCol w:w="4675"/>
        <w:tblGridChange w:id="40">
          <w:tblGrid>
            <w:gridCol w:w="4675"/>
            <w:gridCol w:w="4675"/>
          </w:tblGrid>
        </w:tblGridChange>
      </w:tblGrid>
      <w:tr w:rsidR="00232132" w:rsidRPr="004A04CF" w14:paraId="45C880F9" w14:textId="77777777" w:rsidTr="001A3860">
        <w:trPr>
          <w:trPrChange w:id="41" w:author="Microsoft Office User" w:date="2020-10-23T16:21:00Z">
            <w:trPr>
              <w:jc w:val="center"/>
            </w:trPr>
          </w:trPrChange>
        </w:trPr>
        <w:tc>
          <w:tcPr>
            <w:tcW w:w="4675" w:type="dxa"/>
            <w:tcPrChange w:id="42" w:author="Microsoft Office User" w:date="2020-10-23T16:21:00Z">
              <w:tcPr>
                <w:tcW w:w="4675" w:type="dxa"/>
              </w:tcPr>
            </w:tcPrChange>
          </w:tcPr>
          <w:p w14:paraId="5D2DFB58" w14:textId="49E13950" w:rsidR="00232132" w:rsidRPr="00EE102A" w:rsidRDefault="00232132" w:rsidP="00475D7A">
            <w:pPr>
              <w:spacing w:after="315"/>
              <w:jc w:val="center"/>
              <w:rPr>
                <w:rFonts w:asciiTheme="minorHAnsi" w:hAnsiTheme="minorHAnsi" w:cstheme="minorHAnsi"/>
              </w:rPr>
              <w:pPrChange w:id="43" w:author="Microsoft Office User" w:date="2020-10-23T16:18:00Z">
                <w:pPr>
                  <w:spacing w:after="315"/>
                </w:pPr>
              </w:pPrChange>
            </w:pPr>
            <w:r w:rsidRPr="00EE102A">
              <w:rPr>
                <w:rFonts w:asciiTheme="minorHAnsi" w:hAnsiTheme="minorHAnsi" w:cstheme="minorHAnsi"/>
                <w:noProof/>
              </w:rPr>
              <w:lastRenderedPageBreak/>
              <w:drawing>
                <wp:inline distT="0" distB="0" distL="0" distR="0" wp14:anchorId="316A0533" wp14:editId="04A86771">
                  <wp:extent cx="1266095" cy="1291166"/>
                  <wp:effectExtent l="0" t="0" r="4445" b="4445"/>
                  <wp:docPr id="8" name="Picture 8" descr="A picture containing sitting, laying, bed,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67175" cy="1292268"/>
                          </a:xfrm>
                          <a:prstGeom prst="rect">
                            <a:avLst/>
                          </a:prstGeom>
                        </pic:spPr>
                      </pic:pic>
                    </a:graphicData>
                  </a:graphic>
                </wp:inline>
              </w:drawing>
            </w:r>
          </w:p>
          <w:p w14:paraId="48103B81" w14:textId="06403726" w:rsidR="00B40378" w:rsidRPr="00EE102A" w:rsidDel="00475D7A" w:rsidRDefault="00B40378" w:rsidP="00475D7A">
            <w:pPr>
              <w:shd w:val="clear" w:color="auto" w:fill="FFFFFF"/>
              <w:spacing w:after="315"/>
              <w:ind w:firstLine="720"/>
              <w:jc w:val="center"/>
              <w:rPr>
                <w:del w:id="44" w:author="Microsoft Office User" w:date="2020-10-23T16:19:00Z"/>
                <w:rFonts w:asciiTheme="minorHAnsi" w:hAnsiTheme="minorHAnsi" w:cstheme="minorHAnsi"/>
              </w:rPr>
              <w:pPrChange w:id="45" w:author="Microsoft Office User" w:date="2020-10-23T16:18:00Z">
                <w:pPr>
                  <w:shd w:val="clear" w:color="auto" w:fill="FFFFFF"/>
                  <w:spacing w:after="315"/>
                  <w:ind w:firstLine="720"/>
                </w:pPr>
              </w:pPrChange>
            </w:pPr>
            <w:r w:rsidRPr="00EE102A">
              <w:rPr>
                <w:rFonts w:asciiTheme="minorHAnsi" w:hAnsiTheme="minorHAnsi" w:cstheme="minorHAnsi"/>
                <w:noProof/>
              </w:rPr>
              <w:t>Inpu</w:t>
            </w:r>
            <w:ins w:id="46" w:author="Microsoft Office User" w:date="2020-10-23T16:19:00Z">
              <w:r w:rsidR="00475D7A">
                <w:rPr>
                  <w:rFonts w:asciiTheme="minorHAnsi" w:hAnsiTheme="minorHAnsi" w:cstheme="minorHAnsi"/>
                  <w:b/>
                  <w:bCs/>
                </w:rPr>
                <w:t>t</w:t>
              </w:r>
            </w:ins>
            <w:del w:id="47" w:author="Microsoft Office User" w:date="2020-10-23T16:19:00Z">
              <w:r w:rsidRPr="00EE102A" w:rsidDel="00475D7A">
                <w:rPr>
                  <w:rFonts w:asciiTheme="minorHAnsi" w:hAnsiTheme="minorHAnsi" w:cstheme="minorHAnsi"/>
                  <w:noProof/>
                </w:rPr>
                <w:delText>t</w:delText>
              </w:r>
            </w:del>
          </w:p>
          <w:p w14:paraId="1AB4EC7E" w14:textId="0748931B" w:rsidR="00B40378" w:rsidRPr="00475D7A" w:rsidRDefault="004A04CF" w:rsidP="00475D7A">
            <w:pPr>
              <w:shd w:val="clear" w:color="auto" w:fill="FFFFFF"/>
              <w:spacing w:after="315"/>
              <w:ind w:firstLine="720"/>
              <w:jc w:val="center"/>
              <w:rPr>
                <w:rFonts w:asciiTheme="minorHAnsi" w:hAnsiTheme="minorHAnsi" w:cstheme="minorHAnsi"/>
                <w:b/>
                <w:bCs/>
                <w:rPrChange w:id="48" w:author="Microsoft Office User" w:date="2020-10-23T16:18:00Z">
                  <w:rPr>
                    <w:rFonts w:asciiTheme="minorHAnsi" w:hAnsiTheme="minorHAnsi" w:cstheme="minorHAnsi"/>
                  </w:rPr>
                </w:rPrChange>
              </w:rPr>
              <w:pPrChange w:id="49" w:author="Microsoft Office User" w:date="2020-10-23T16:19:00Z">
                <w:pPr>
                  <w:spacing w:after="315"/>
                </w:pPr>
              </w:pPrChange>
            </w:pPr>
            <w:del w:id="50" w:author="Microsoft Office User" w:date="2020-10-23T16:18:00Z">
              <w:r w:rsidRPr="00475D7A" w:rsidDel="00475D7A">
                <w:rPr>
                  <w:rFonts w:asciiTheme="minorHAnsi" w:hAnsiTheme="minorHAnsi" w:cstheme="minorHAnsi"/>
                  <w:b/>
                  <w:bCs/>
                  <w:rPrChange w:id="51" w:author="Microsoft Office User" w:date="2020-10-23T16:18:00Z">
                    <w:rPr>
                      <w:rFonts w:asciiTheme="minorHAnsi" w:hAnsiTheme="minorHAnsi" w:cstheme="minorHAnsi"/>
                    </w:rPr>
                  </w:rPrChange>
                </w:rPr>
                <w:delText>Figure 4:</w:delText>
              </w:r>
            </w:del>
          </w:p>
        </w:tc>
        <w:tc>
          <w:tcPr>
            <w:tcW w:w="4675" w:type="dxa"/>
            <w:tcPrChange w:id="52" w:author="Microsoft Office User" w:date="2020-10-23T16:21:00Z">
              <w:tcPr>
                <w:tcW w:w="4675" w:type="dxa"/>
              </w:tcPr>
            </w:tcPrChange>
          </w:tcPr>
          <w:p w14:paraId="70B5B116" w14:textId="6060926B" w:rsidR="00232132" w:rsidRPr="00EE102A" w:rsidRDefault="00475D7A" w:rsidP="00475D7A">
            <w:pPr>
              <w:spacing w:after="315"/>
              <w:jc w:val="center"/>
              <w:rPr>
                <w:rFonts w:asciiTheme="minorHAnsi" w:hAnsiTheme="minorHAnsi" w:cstheme="minorHAnsi"/>
              </w:rPr>
              <w:pPrChange w:id="53" w:author="Microsoft Office User" w:date="2020-10-23T16:18:00Z">
                <w:pPr>
                  <w:spacing w:after="315"/>
                </w:pPr>
              </w:pPrChange>
            </w:pPr>
            <w:r w:rsidRPr="00EE102A">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7A5E4FC5" wp14:editId="0B8EE84D">
                      <wp:simplePos x="0" y="0"/>
                      <wp:positionH relativeFrom="column">
                        <wp:posOffset>-923814</wp:posOffset>
                      </wp:positionH>
                      <wp:positionV relativeFrom="paragraph">
                        <wp:posOffset>646430</wp:posOffset>
                      </wp:positionV>
                      <wp:extent cx="1703423" cy="0"/>
                      <wp:effectExtent l="0" t="63500" r="0" b="76200"/>
                      <wp:wrapNone/>
                      <wp:docPr id="10" name="Straight Arrow Connector 10"/>
                      <wp:cNvGraphicFramePr/>
                      <a:graphic xmlns:a="http://schemas.openxmlformats.org/drawingml/2006/main">
                        <a:graphicData uri="http://schemas.microsoft.com/office/word/2010/wordprocessingShape">
                          <wps:wsp>
                            <wps:cNvCnPr/>
                            <wps:spPr>
                              <a:xfrm>
                                <a:off x="0" y="0"/>
                                <a:ext cx="17034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D06F19" id="_x0000_t32" coordsize="21600,21600" o:spt="32" o:oned="t" path="m,l21600,21600e" filled="f">
                      <v:path arrowok="t" fillok="f" o:connecttype="none"/>
                      <o:lock v:ext="edit" shapetype="t"/>
                    </v:shapetype>
                    <v:shape id="Straight Arrow Connector 10" o:spid="_x0000_s1026" type="#_x0000_t32" style="position:absolute;margin-left:-72.75pt;margin-top:50.9pt;width:134.1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" strokecolor="#4472c4 [3204]" strokeweight=".5pt">
                      <v:stroke endarrow="block" joinstyle="miter"/>
                    </v:shape>
                  </w:pict>
                </mc:Fallback>
              </mc:AlternateContent>
            </w:r>
            <w:r w:rsidR="00232132" w:rsidRPr="00EE102A">
              <w:rPr>
                <w:rFonts w:asciiTheme="minorHAnsi" w:hAnsiTheme="minorHAnsi" w:cstheme="minorHAnsi"/>
                <w:noProof/>
              </w:rPr>
              <w:drawing>
                <wp:inline distT="0" distB="0" distL="0" distR="0" wp14:anchorId="68C6FB52" wp14:editId="34A45E78">
                  <wp:extent cx="1244600" cy="1295400"/>
                  <wp:effectExtent l="0" t="0" r="0" b="0"/>
                  <wp:docPr id="9" name="Picture 9" descr="A star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44600" cy="1295400"/>
                          </a:xfrm>
                          <a:prstGeom prst="rect">
                            <a:avLst/>
                          </a:prstGeom>
                        </pic:spPr>
                      </pic:pic>
                    </a:graphicData>
                  </a:graphic>
                </wp:inline>
              </w:drawing>
            </w:r>
          </w:p>
          <w:p w14:paraId="29E15D64" w14:textId="117CAECA" w:rsidR="00B40378" w:rsidRPr="00EE102A" w:rsidRDefault="00B40378" w:rsidP="00475D7A">
            <w:pPr>
              <w:shd w:val="clear" w:color="auto" w:fill="FFFFFF"/>
              <w:spacing w:after="315"/>
              <w:ind w:firstLine="720"/>
              <w:jc w:val="center"/>
              <w:rPr>
                <w:rFonts w:asciiTheme="minorHAnsi" w:hAnsiTheme="minorHAnsi" w:cstheme="minorHAnsi"/>
              </w:rPr>
              <w:pPrChange w:id="54" w:author="Microsoft Office User" w:date="2020-10-23T16:18:00Z">
                <w:pPr>
                  <w:shd w:val="clear" w:color="auto" w:fill="FFFFFF"/>
                  <w:spacing w:after="315"/>
                  <w:ind w:firstLine="720"/>
                </w:pPr>
              </w:pPrChange>
            </w:pPr>
            <w:r w:rsidRPr="00EE102A">
              <w:rPr>
                <w:rFonts w:asciiTheme="minorHAnsi" w:hAnsiTheme="minorHAnsi" w:cstheme="minorHAnsi"/>
                <w:noProof/>
              </w:rPr>
              <w:t>Output</w:t>
            </w:r>
          </w:p>
        </w:tc>
      </w:tr>
    </w:tbl>
    <w:p w14:paraId="03D09298" w14:textId="739480A5" w:rsidR="00475D7A" w:rsidRDefault="00475D7A" w:rsidP="00475D7A">
      <w:pPr>
        <w:shd w:val="clear" w:color="auto" w:fill="FFFFFF"/>
        <w:spacing w:after="315"/>
        <w:jc w:val="center"/>
        <w:rPr>
          <w:ins w:id="55" w:author="Microsoft Office User" w:date="2020-10-23T16:19:00Z"/>
          <w:rFonts w:asciiTheme="minorHAnsi" w:eastAsiaTheme="minorHAnsi" w:hAnsiTheme="minorHAnsi" w:cstheme="minorHAnsi"/>
        </w:rPr>
      </w:pPr>
      <w:ins w:id="56" w:author="Microsoft Office User" w:date="2020-10-23T16:19:00Z">
        <w:r w:rsidRPr="00F61D56">
          <w:rPr>
            <w:rFonts w:asciiTheme="minorHAnsi" w:hAnsiTheme="minorHAnsi" w:cstheme="minorHAnsi"/>
            <w:b/>
            <w:bCs/>
          </w:rPr>
          <w:t xml:space="preserve">Figure 4:example of input/output in prostate </w:t>
        </w:r>
        <w:proofErr w:type="gramStart"/>
        <w:r w:rsidRPr="00F61D56">
          <w:rPr>
            <w:rFonts w:asciiTheme="minorHAnsi" w:hAnsiTheme="minorHAnsi" w:cstheme="minorHAnsi"/>
            <w:b/>
            <w:bCs/>
          </w:rPr>
          <w:t>segmentation[</w:t>
        </w:r>
        <w:proofErr w:type="gramEnd"/>
        <w:r w:rsidRPr="00F61D56">
          <w:rPr>
            <w:rFonts w:asciiTheme="minorHAnsi" w:hAnsiTheme="minorHAnsi" w:cstheme="minorHAnsi"/>
            <w:b/>
            <w:bCs/>
          </w:rPr>
          <w:t>5]</w:t>
        </w:r>
      </w:ins>
    </w:p>
    <w:p w14:paraId="25E1CA63" w14:textId="2D5D3EF2" w:rsidR="00475D7A" w:rsidDel="00475D7A" w:rsidRDefault="00C055D2" w:rsidP="00475D7A">
      <w:pPr>
        <w:rPr>
          <w:del w:id="57" w:author="Microsoft Office User" w:date="2020-10-23T16:20:00Z"/>
          <w:rFonts w:asciiTheme="minorHAnsi" w:eastAsiaTheme="minorHAnsi" w:hAnsiTheme="minorHAnsi" w:cstheme="minorHAnsi"/>
        </w:rPr>
      </w:pPr>
      <w:r w:rsidRPr="004A04CF">
        <w:rPr>
          <w:rFonts w:asciiTheme="minorHAnsi" w:eastAsiaTheme="minorHAnsi" w:hAnsiTheme="minorHAnsi" w:cstheme="minorHAnsi"/>
        </w:rPr>
        <w:t xml:space="preserve">There </w:t>
      </w:r>
      <w:r w:rsidR="004A04CF">
        <w:rPr>
          <w:rFonts w:asciiTheme="minorHAnsi" w:eastAsiaTheme="minorHAnsi" w:hAnsiTheme="minorHAnsi" w:cstheme="minorHAnsi"/>
        </w:rPr>
        <w:t xml:space="preserve">are </w:t>
      </w:r>
      <w:r w:rsidRPr="004A04CF">
        <w:rPr>
          <w:rFonts w:asciiTheme="minorHAnsi" w:eastAsiaTheme="minorHAnsi" w:hAnsiTheme="minorHAnsi" w:cstheme="minorHAnsi"/>
        </w:rPr>
        <w:t>different way</w:t>
      </w:r>
      <w:r w:rsidR="004A04CF">
        <w:rPr>
          <w:rFonts w:asciiTheme="minorHAnsi" w:eastAsiaTheme="minorHAnsi" w:hAnsiTheme="minorHAnsi" w:cstheme="minorHAnsi"/>
        </w:rPr>
        <w:t>s</w:t>
      </w:r>
      <w:r w:rsidRPr="004A04CF">
        <w:rPr>
          <w:rFonts w:asciiTheme="minorHAnsi" w:eastAsiaTheme="minorHAnsi" w:hAnsiTheme="minorHAnsi" w:cstheme="minorHAnsi"/>
        </w:rPr>
        <w:t xml:space="preserve"> of doing image segmentation:</w:t>
      </w:r>
    </w:p>
    <w:p w14:paraId="6D449A9C" w14:textId="77777777" w:rsidR="00475D7A" w:rsidRPr="004A04CF" w:rsidRDefault="00475D7A" w:rsidP="00475D7A">
      <w:pPr>
        <w:shd w:val="clear" w:color="auto" w:fill="FFFFFF"/>
        <w:spacing w:after="315"/>
        <w:rPr>
          <w:ins w:id="58" w:author="Microsoft Office User" w:date="2020-10-23T16:20:00Z"/>
          <w:rFonts w:asciiTheme="minorHAnsi" w:eastAsiaTheme="minorHAnsi" w:hAnsiTheme="minorHAnsi" w:cstheme="minorHAnsi"/>
        </w:rPr>
        <w:pPrChange w:id="59" w:author="Microsoft Office User" w:date="2020-10-23T16:20:00Z">
          <w:pPr>
            <w:shd w:val="clear" w:color="auto" w:fill="FFFFFF"/>
            <w:spacing w:after="315"/>
          </w:pPr>
        </w:pPrChange>
      </w:pPr>
    </w:p>
    <w:p w14:paraId="36EAED16" w14:textId="790C1CEB" w:rsidR="00C055D2" w:rsidRDefault="00C055D2" w:rsidP="00475D7A">
      <w:pPr>
        <w:rPr>
          <w:ins w:id="60" w:author="Microsoft Office User" w:date="2020-10-23T16:20:00Z"/>
          <w:rFonts w:asciiTheme="minorHAnsi" w:eastAsiaTheme="minorHAnsi" w:hAnsiTheme="minorHAnsi" w:cstheme="minorHAnsi"/>
        </w:rPr>
      </w:pPr>
      <w:r w:rsidRPr="004A04CF">
        <w:rPr>
          <w:rFonts w:asciiTheme="minorHAnsi" w:eastAsiaTheme="minorHAnsi" w:hAnsiTheme="minorHAnsi" w:cstheme="minorHAnsi"/>
          <w:b/>
          <w:bCs/>
        </w:rPr>
        <w:t>Region-based Segmentation</w:t>
      </w:r>
      <w:r w:rsidR="006C2B9C" w:rsidRPr="004A04CF">
        <w:rPr>
          <w:rFonts w:asciiTheme="minorHAnsi" w:eastAsiaTheme="minorHAnsi" w:hAnsiTheme="minorHAnsi" w:cstheme="minorHAnsi"/>
          <w:b/>
          <w:bCs/>
        </w:rPr>
        <w:t>:</w:t>
      </w:r>
      <w:r w:rsidR="006C2B9C" w:rsidRPr="00EE102A">
        <w:rPr>
          <w:rFonts w:asciiTheme="minorHAnsi" w:eastAsiaTheme="minorHAnsi" w:hAnsiTheme="minorHAnsi" w:cstheme="minorHAnsi"/>
        </w:rPr>
        <w:t xml:space="preserve"> </w:t>
      </w:r>
      <w:r w:rsidRPr="00EE102A">
        <w:rPr>
          <w:rFonts w:asciiTheme="minorHAnsi" w:eastAsiaTheme="minorHAnsi" w:hAnsiTheme="minorHAnsi" w:cstheme="minorHAnsi"/>
        </w:rPr>
        <w:t xml:space="preserve">One simple way to segment different objects could be to use their pixel values. </w:t>
      </w:r>
      <w:del w:id="61" w:author="Microsoft Office User" w:date="2020-10-23T16:21:00Z">
        <w:r w:rsidRPr="00EE102A" w:rsidDel="001A3860">
          <w:rPr>
            <w:rFonts w:asciiTheme="minorHAnsi" w:eastAsiaTheme="minorHAnsi" w:hAnsiTheme="minorHAnsi" w:cstheme="minorHAnsi"/>
          </w:rPr>
          <w:delText>An important point to note – the pixel values will be different for the objects and the image’s background if there’s a sharp contrast between them.</w:delText>
        </w:r>
      </w:del>
    </w:p>
    <w:p w14:paraId="3B7ED0BA" w14:textId="77777777" w:rsidR="00475D7A" w:rsidRDefault="00475D7A" w:rsidP="00475D7A">
      <w:pPr>
        <w:rPr>
          <w:ins w:id="62" w:author="Microsoft Office User" w:date="2020-10-23T16:20:00Z"/>
          <w:rFonts w:asciiTheme="minorHAnsi" w:eastAsiaTheme="minorHAnsi" w:hAnsiTheme="minorHAnsi" w:cstheme="minorHAnsi"/>
        </w:rPr>
      </w:pPr>
    </w:p>
    <w:p w14:paraId="6B9C5903" w14:textId="77777777" w:rsidR="00475D7A" w:rsidRPr="00EE102A" w:rsidDel="00475D7A" w:rsidRDefault="00475D7A" w:rsidP="00475D7A">
      <w:pPr>
        <w:rPr>
          <w:del w:id="63" w:author="Microsoft Office User" w:date="2020-10-23T16:20:00Z"/>
          <w:rFonts w:eastAsiaTheme="minorHAnsi"/>
        </w:rPr>
        <w:pPrChange w:id="64" w:author="Microsoft Office User" w:date="2020-10-23T16:20:00Z">
          <w:pPr>
            <w:pStyle w:val="Heading2"/>
            <w:shd w:val="clear" w:color="auto" w:fill="FFFFFF"/>
            <w:spacing w:before="300" w:after="300" w:line="336" w:lineRule="atLeast"/>
          </w:pPr>
        </w:pPrChange>
      </w:pPr>
    </w:p>
    <w:p w14:paraId="4C27092C" w14:textId="023B58F3" w:rsidR="00C055D2" w:rsidRDefault="00C055D2" w:rsidP="00475D7A">
      <w:pPr>
        <w:rPr>
          <w:ins w:id="65" w:author="Microsoft Office User" w:date="2020-10-23T16:20:00Z"/>
          <w:rFonts w:eastAsiaTheme="minorHAnsi"/>
        </w:rPr>
      </w:pPr>
      <w:r w:rsidRPr="00EE102A">
        <w:rPr>
          <w:rFonts w:eastAsiaTheme="minorHAnsi"/>
          <w:b/>
          <w:bCs/>
        </w:rPr>
        <w:t>Edge Detection Segmentation</w:t>
      </w:r>
      <w:r w:rsidR="006C2B9C" w:rsidRPr="00EE102A">
        <w:rPr>
          <w:rFonts w:eastAsiaTheme="minorHAnsi"/>
          <w:b/>
          <w:bCs/>
        </w:rPr>
        <w:t>:</w:t>
      </w:r>
      <w:r w:rsidR="006C2B9C" w:rsidRPr="00EE102A">
        <w:rPr>
          <w:rFonts w:eastAsiaTheme="minorHAnsi"/>
        </w:rPr>
        <w:t xml:space="preserve"> </w:t>
      </w:r>
      <w:del w:id="66" w:author="Microsoft Office User" w:date="2020-10-23T16:21:00Z">
        <w:r w:rsidRPr="00EE102A" w:rsidDel="001A3860">
          <w:rPr>
            <w:rFonts w:eastAsiaTheme="minorHAnsi"/>
          </w:rPr>
          <w:delText xml:space="preserve">What divides two objects in an image? </w:delText>
        </w:r>
      </w:del>
      <w:r w:rsidRPr="00EE102A">
        <w:rPr>
          <w:rFonts w:eastAsiaTheme="minorHAnsi"/>
        </w:rPr>
        <w:t xml:space="preserve">There is always an edge between two adjacent regions with different </w:t>
      </w:r>
      <w:del w:id="67" w:author="Microsoft Office User" w:date="2020-10-23T16:21:00Z">
        <w:r w:rsidRPr="00EE102A" w:rsidDel="001A3860">
          <w:rPr>
            <w:rFonts w:eastAsiaTheme="minorHAnsi"/>
          </w:rPr>
          <w:delText>grayscale values (</w:delText>
        </w:r>
      </w:del>
      <w:r w:rsidRPr="00EE102A">
        <w:rPr>
          <w:rFonts w:eastAsiaTheme="minorHAnsi"/>
        </w:rPr>
        <w:t>pixel values</w:t>
      </w:r>
      <w:del w:id="68" w:author="Microsoft Office User" w:date="2020-10-23T16:21:00Z">
        <w:r w:rsidRPr="00EE102A" w:rsidDel="001A3860">
          <w:rPr>
            <w:rFonts w:eastAsiaTheme="minorHAnsi"/>
          </w:rPr>
          <w:delText>)</w:delText>
        </w:r>
      </w:del>
      <w:r w:rsidRPr="00EE102A">
        <w:rPr>
          <w:rFonts w:eastAsiaTheme="minorHAnsi"/>
        </w:rPr>
        <w:t xml:space="preserve">. </w:t>
      </w:r>
      <w:del w:id="69" w:author="Microsoft Office User" w:date="2020-10-23T16:22:00Z">
        <w:r w:rsidRPr="00EE102A" w:rsidDel="001A3860">
          <w:rPr>
            <w:rFonts w:eastAsiaTheme="minorHAnsi"/>
          </w:rPr>
          <w:delText>The edges can be considered as the discontinuous local features of an image.</w:delText>
        </w:r>
      </w:del>
    </w:p>
    <w:p w14:paraId="0A87B26F" w14:textId="77777777" w:rsidR="00475D7A" w:rsidRPr="00EE102A" w:rsidRDefault="00475D7A" w:rsidP="00475D7A">
      <w:pPr>
        <w:rPr>
          <w:rFonts w:eastAsiaTheme="minorHAnsi"/>
        </w:rPr>
        <w:pPrChange w:id="70" w:author="Microsoft Office User" w:date="2020-10-23T16:20:00Z">
          <w:pPr>
            <w:pStyle w:val="Heading2"/>
            <w:shd w:val="clear" w:color="auto" w:fill="FFFFFF"/>
            <w:spacing w:before="300" w:after="300" w:line="336" w:lineRule="atLeast"/>
          </w:pPr>
        </w:pPrChange>
      </w:pPr>
    </w:p>
    <w:p w14:paraId="6541219F" w14:textId="7A46F0D2" w:rsidR="006C2B9C" w:rsidRDefault="00C055D2" w:rsidP="00475D7A">
      <w:pPr>
        <w:rPr>
          <w:ins w:id="71" w:author="Microsoft Office User" w:date="2020-10-23T16:20:00Z"/>
          <w:rFonts w:eastAsiaTheme="minorHAnsi"/>
        </w:rPr>
      </w:pPr>
      <w:r w:rsidRPr="00EE102A">
        <w:rPr>
          <w:rFonts w:eastAsiaTheme="minorHAnsi"/>
          <w:b/>
          <w:bCs/>
        </w:rPr>
        <w:t>Image Segmentation based on Clustering</w:t>
      </w:r>
      <w:r w:rsidR="006C2B9C" w:rsidRPr="00EE102A">
        <w:rPr>
          <w:rFonts w:eastAsiaTheme="minorHAnsi"/>
        </w:rPr>
        <w:t xml:space="preserve">: </w:t>
      </w:r>
      <w:del w:id="72" w:author="Microsoft Office User" w:date="2020-10-23T16:22:00Z">
        <w:r w:rsidRPr="00EE102A" w:rsidDel="001A3860">
          <w:rPr>
            <w:rFonts w:eastAsiaTheme="minorHAnsi"/>
          </w:rPr>
          <w:delText xml:space="preserve">This idea might have come to you while reading about image segmentation. Can’t </w:delText>
        </w:r>
      </w:del>
      <w:r w:rsidRPr="00EE102A">
        <w:rPr>
          <w:rFonts w:eastAsiaTheme="minorHAnsi"/>
        </w:rPr>
        <w:t>we use clustering techniques to divide images into segments</w:t>
      </w:r>
      <w:del w:id="73" w:author="Microsoft Office User" w:date="2020-10-23T16:22:00Z">
        <w:r w:rsidRPr="00EE102A" w:rsidDel="001A3860">
          <w:rPr>
            <w:rFonts w:eastAsiaTheme="minorHAnsi"/>
          </w:rPr>
          <w:delText>? We certainly can!</w:delText>
        </w:r>
      </w:del>
    </w:p>
    <w:p w14:paraId="0E7AA343" w14:textId="77777777" w:rsidR="00475D7A" w:rsidRPr="00EE102A" w:rsidRDefault="00475D7A" w:rsidP="00475D7A">
      <w:pPr>
        <w:rPr>
          <w:rFonts w:eastAsiaTheme="minorHAnsi"/>
        </w:rPr>
        <w:pPrChange w:id="74" w:author="Microsoft Office User" w:date="2020-10-23T16:20:00Z">
          <w:pPr>
            <w:pStyle w:val="Heading2"/>
            <w:shd w:val="clear" w:color="auto" w:fill="FFFFFF"/>
            <w:spacing w:before="300" w:after="300" w:line="336" w:lineRule="atLeast"/>
          </w:pPr>
        </w:pPrChange>
      </w:pPr>
    </w:p>
    <w:p w14:paraId="5AFA0BDB" w14:textId="09345479" w:rsidR="00065207" w:rsidRPr="00EE102A" w:rsidDel="00475D7A" w:rsidRDefault="00C055D2" w:rsidP="001A3860">
      <w:pPr>
        <w:rPr>
          <w:del w:id="75" w:author="Microsoft Office User" w:date="2020-10-23T16:21:00Z"/>
          <w:rFonts w:eastAsiaTheme="minorHAnsi"/>
        </w:rPr>
        <w:pPrChange w:id="76" w:author="Microsoft Office User" w:date="2020-10-23T16:23:00Z">
          <w:pPr>
            <w:pStyle w:val="Heading2"/>
            <w:shd w:val="clear" w:color="auto" w:fill="FFFFFF"/>
            <w:spacing w:before="300" w:after="300" w:line="336" w:lineRule="atLeast"/>
          </w:pPr>
        </w:pPrChange>
      </w:pPr>
      <w:r w:rsidRPr="00EE102A">
        <w:rPr>
          <w:rFonts w:eastAsiaTheme="minorHAnsi"/>
          <w:b/>
          <w:bCs/>
        </w:rPr>
        <w:t>Image Segmentation with deep learning</w:t>
      </w:r>
      <w:r w:rsidR="006C2B9C" w:rsidRPr="00EE102A">
        <w:rPr>
          <w:rFonts w:eastAsiaTheme="minorHAnsi"/>
          <w:b/>
          <w:bCs/>
        </w:rPr>
        <w:t xml:space="preserve">: </w:t>
      </w:r>
      <w:ins w:id="77" w:author="Microsoft Office User" w:date="2020-10-23T16:23:00Z">
        <w:r w:rsidR="001A3860" w:rsidRPr="001A3860">
          <w:rPr>
            <w:rFonts w:eastAsiaTheme="minorHAnsi"/>
            <w:rPrChange w:id="78" w:author="Microsoft Office User" w:date="2020-10-23T16:23:00Z">
              <w:rPr>
                <w:rFonts w:asciiTheme="minorHAnsi" w:eastAsiaTheme="minorHAnsi" w:hAnsiTheme="minorHAnsi" w:cstheme="minorBidi"/>
                <w:color w:val="auto"/>
                <w:sz w:val="24"/>
                <w:szCs w:val="24"/>
              </w:rPr>
            </w:rPrChange>
          </w:rPr>
          <w:t>The most popular architecture for image segmentation is U-net. The </w:t>
        </w:r>
        <w:r w:rsidR="001A3860" w:rsidRPr="001A3860">
          <w:rPr>
            <w:rFonts w:eastAsiaTheme="minorHAnsi"/>
            <w:rPrChange w:id="79" w:author="Microsoft Office User" w:date="2020-10-23T16:23:00Z">
              <w:rPr/>
            </w:rPrChange>
          </w:rPr>
          <w:fldChar w:fldCharType="begin"/>
        </w:r>
        <w:r w:rsidR="001A3860" w:rsidRPr="001A3860">
          <w:rPr>
            <w:rFonts w:eastAsiaTheme="minorHAnsi"/>
            <w:rPrChange w:id="80" w:author="Microsoft Office User" w:date="2020-10-23T16:23:00Z">
              <w:rPr/>
            </w:rPrChange>
          </w:rPr>
          <w:instrText xml:space="preserve"> HYPERLINK "https://arxiv.org/abs/1505.04597" </w:instrText>
        </w:r>
        <w:r w:rsidR="001A3860" w:rsidRPr="001A3860">
          <w:rPr>
            <w:rFonts w:eastAsiaTheme="minorHAnsi"/>
            <w:rPrChange w:id="81" w:author="Microsoft Office User" w:date="2020-10-23T16:23:00Z">
              <w:rPr/>
            </w:rPrChange>
          </w:rPr>
          <w:fldChar w:fldCharType="separate"/>
        </w:r>
        <w:r w:rsidR="001A3860" w:rsidRPr="001A3860">
          <w:rPr>
            <w:rFonts w:eastAsiaTheme="minorHAnsi"/>
            <w:rPrChange w:id="82" w:author="Microsoft Office User" w:date="2020-10-23T16:23:00Z">
              <w:rPr>
                <w:rFonts w:asciiTheme="minorHAnsi" w:hAnsiTheme="minorHAnsi" w:cstheme="minorBidi"/>
                <w:color w:val="auto"/>
                <w:sz w:val="24"/>
                <w:szCs w:val="24"/>
              </w:rPr>
            </w:rPrChange>
          </w:rPr>
          <w:t>UNET </w:t>
        </w:r>
        <w:r w:rsidR="001A3860" w:rsidRPr="001A3860">
          <w:rPr>
            <w:rFonts w:eastAsiaTheme="minorHAnsi"/>
            <w:rPrChange w:id="83" w:author="Microsoft Office User" w:date="2020-10-23T16:23:00Z">
              <w:rPr>
                <w:rFonts w:asciiTheme="minorHAnsi" w:hAnsiTheme="minorHAnsi" w:cstheme="minorBidi"/>
                <w:color w:val="auto"/>
                <w:sz w:val="24"/>
                <w:szCs w:val="24"/>
              </w:rPr>
            </w:rPrChange>
          </w:rPr>
          <w:fldChar w:fldCharType="end"/>
        </w:r>
        <w:r w:rsidR="001A3860" w:rsidRPr="001A3860">
          <w:rPr>
            <w:rFonts w:eastAsiaTheme="minorHAnsi"/>
            <w:rPrChange w:id="84" w:author="Microsoft Office User" w:date="2020-10-23T16:23:00Z">
              <w:rPr>
                <w:rFonts w:asciiTheme="minorHAnsi" w:eastAsiaTheme="minorHAnsi" w:hAnsiTheme="minorHAnsi" w:cstheme="minorBidi"/>
                <w:color w:val="auto"/>
                <w:sz w:val="24"/>
                <w:szCs w:val="24"/>
              </w:rPr>
            </w:rPrChange>
          </w:rPr>
          <w:t xml:space="preserve">was developed by Olaf </w:t>
        </w:r>
        <w:proofErr w:type="spellStart"/>
        <w:r w:rsidR="001A3860" w:rsidRPr="001A3860">
          <w:rPr>
            <w:rFonts w:eastAsiaTheme="minorHAnsi"/>
            <w:rPrChange w:id="85" w:author="Microsoft Office User" w:date="2020-10-23T16:23:00Z">
              <w:rPr>
                <w:rFonts w:asciiTheme="minorHAnsi" w:eastAsiaTheme="minorHAnsi" w:hAnsiTheme="minorHAnsi" w:cstheme="minorBidi"/>
                <w:color w:val="auto"/>
                <w:sz w:val="24"/>
                <w:szCs w:val="24"/>
              </w:rPr>
            </w:rPrChange>
          </w:rPr>
          <w:t>Ronneberger</w:t>
        </w:r>
        <w:proofErr w:type="spellEnd"/>
        <w:r w:rsidR="001A3860" w:rsidRPr="001A3860">
          <w:rPr>
            <w:rFonts w:eastAsiaTheme="minorHAnsi"/>
            <w:rPrChange w:id="86" w:author="Microsoft Office User" w:date="2020-10-23T16:23:00Z">
              <w:rPr>
                <w:rFonts w:asciiTheme="minorHAnsi" w:eastAsiaTheme="minorHAnsi" w:hAnsiTheme="minorHAnsi" w:cstheme="minorBidi"/>
                <w:color w:val="auto"/>
                <w:sz w:val="24"/>
                <w:szCs w:val="24"/>
              </w:rPr>
            </w:rPrChange>
          </w:rPr>
          <w:t xml:space="preserve"> </w:t>
        </w:r>
        <w:proofErr w:type="gramStart"/>
        <w:r w:rsidR="001A3860" w:rsidRPr="001A3860">
          <w:rPr>
            <w:rFonts w:eastAsiaTheme="minorHAnsi"/>
            <w:rPrChange w:id="87" w:author="Microsoft Office User" w:date="2020-10-23T16:23:00Z">
              <w:rPr>
                <w:rFonts w:asciiTheme="minorHAnsi" w:eastAsiaTheme="minorHAnsi" w:hAnsiTheme="minorHAnsi" w:cstheme="minorBidi"/>
                <w:color w:val="auto"/>
                <w:sz w:val="24"/>
                <w:szCs w:val="24"/>
              </w:rPr>
            </w:rPrChange>
          </w:rPr>
          <w:t>et al.[</w:t>
        </w:r>
        <w:proofErr w:type="gramEnd"/>
        <w:r w:rsidR="001A3860" w:rsidRPr="001A3860">
          <w:rPr>
            <w:rFonts w:eastAsiaTheme="minorHAnsi"/>
            <w:rPrChange w:id="88" w:author="Microsoft Office User" w:date="2020-10-23T16:23:00Z">
              <w:rPr>
                <w:rFonts w:asciiTheme="minorHAnsi" w:eastAsiaTheme="minorHAnsi" w:hAnsiTheme="minorHAnsi" w:cstheme="minorBidi"/>
                <w:color w:val="auto"/>
                <w:sz w:val="24"/>
                <w:szCs w:val="24"/>
              </w:rPr>
            </w:rPrChange>
          </w:rPr>
          <w:t xml:space="preserve">3] for Bio Medical Image Segmentation. The architecture contains two paths. First path is the encoder path which is used to capture the context in the image. The encoder is just a traditional stack of convolutional neural network. The second path is the decoder path which is used to enable precise localization using transposed convolutions. </w:t>
        </w:r>
      </w:ins>
      <w:del w:id="89" w:author="Microsoft Office User" w:date="2020-10-23T16:23:00Z">
        <w:r w:rsidR="00065207" w:rsidRPr="00EE102A" w:rsidDel="001A3860">
          <w:rPr>
            <w:rFonts w:eastAsiaTheme="minorHAnsi"/>
          </w:rPr>
          <w:delText>T</w:delText>
        </w:r>
        <w:r w:rsidR="006C2B9C" w:rsidRPr="00EE102A" w:rsidDel="001A3860">
          <w:rPr>
            <w:rFonts w:eastAsiaTheme="minorHAnsi"/>
          </w:rPr>
          <w:delText>he most popular architecture for image segmentation is U-net</w:delText>
        </w:r>
      </w:del>
    </w:p>
    <w:p w14:paraId="6E6A42DA" w14:textId="57FC6826" w:rsidR="00065207" w:rsidRPr="00EE102A" w:rsidRDefault="00065207" w:rsidP="001A3860">
      <w:pPr>
        <w:rPr>
          <w:rFonts w:eastAsiaTheme="minorHAnsi"/>
        </w:rPr>
        <w:pPrChange w:id="90" w:author="Microsoft Office User" w:date="2020-10-23T16:23:00Z">
          <w:pPr>
            <w:pStyle w:val="Heading2"/>
            <w:shd w:val="clear" w:color="auto" w:fill="FFFFFF"/>
            <w:spacing w:before="300" w:after="300" w:line="336" w:lineRule="atLeast"/>
          </w:pPr>
        </w:pPrChange>
      </w:pPr>
      <w:del w:id="91" w:author="Microsoft Office User" w:date="2020-10-23T16:23:00Z">
        <w:r w:rsidRPr="00EE102A" w:rsidDel="001A3860">
          <w:rPr>
            <w:rFonts w:eastAsiaTheme="minorHAnsi"/>
          </w:rPr>
          <w:delText>The </w:delText>
        </w:r>
      </w:del>
      <w:del w:id="92" w:author="Microsoft Office User" w:date="2020-10-23T16:22:00Z">
        <w:r w:rsidR="004A04CF" w:rsidRPr="001A3860" w:rsidDel="001A3860">
          <w:rPr>
            <w:rFonts w:eastAsiaTheme="minorHAnsi"/>
            <w:rPrChange w:id="93" w:author="Microsoft Office User" w:date="2020-10-23T16:23:00Z">
              <w:rPr/>
            </w:rPrChange>
          </w:rPr>
          <w:fldChar w:fldCharType="begin"/>
        </w:r>
        <w:r w:rsidR="004A04CF" w:rsidRPr="001A3860" w:rsidDel="001A3860">
          <w:rPr>
            <w:rFonts w:eastAsiaTheme="minorHAnsi"/>
            <w:rPrChange w:id="94" w:author="Microsoft Office User" w:date="2020-10-23T16:23:00Z">
              <w:rPr/>
            </w:rPrChange>
          </w:rPr>
          <w:delInstrText xml:space="preserve"> HYPERLINK "https://arxiv.org/abs/1505.04597" </w:delInstrText>
        </w:r>
        <w:r w:rsidR="004A04CF" w:rsidRPr="001A3860" w:rsidDel="001A3860">
          <w:rPr>
            <w:rFonts w:eastAsiaTheme="minorHAnsi"/>
            <w:rPrChange w:id="95" w:author="Microsoft Office User" w:date="2020-10-23T16:23:00Z">
              <w:rPr/>
            </w:rPrChange>
          </w:rPr>
          <w:fldChar w:fldCharType="separate"/>
        </w:r>
        <w:r w:rsidRPr="001A3860" w:rsidDel="001A3860">
          <w:rPr>
            <w:rFonts w:eastAsiaTheme="minorHAnsi"/>
            <w:rPrChange w:id="96" w:author="Microsoft Office User" w:date="2020-10-23T16:23:00Z">
              <w:rPr/>
            </w:rPrChange>
          </w:rPr>
          <w:delText>U</w:delText>
        </w:r>
        <w:r w:rsidRPr="001A3860" w:rsidDel="001A3860">
          <w:rPr>
            <w:rFonts w:eastAsiaTheme="minorHAnsi"/>
            <w:rPrChange w:id="97" w:author="Microsoft Office User" w:date="2020-10-23T16:23:00Z">
              <w:rPr/>
            </w:rPrChange>
          </w:rPr>
          <w:delText>N</w:delText>
        </w:r>
        <w:r w:rsidRPr="001A3860" w:rsidDel="001A3860">
          <w:rPr>
            <w:rFonts w:eastAsiaTheme="minorHAnsi"/>
            <w:rPrChange w:id="98" w:author="Microsoft Office User" w:date="2020-10-23T16:23:00Z">
              <w:rPr/>
            </w:rPrChange>
          </w:rPr>
          <w:delText>ET </w:delText>
        </w:r>
        <w:r w:rsidR="004A04CF" w:rsidRPr="001A3860" w:rsidDel="001A3860">
          <w:rPr>
            <w:rFonts w:eastAsiaTheme="minorHAnsi"/>
            <w:rPrChange w:id="99" w:author="Microsoft Office User" w:date="2020-10-23T16:23:00Z">
              <w:rPr/>
            </w:rPrChange>
          </w:rPr>
          <w:fldChar w:fldCharType="end"/>
        </w:r>
      </w:del>
      <w:del w:id="100" w:author="Microsoft Office User" w:date="2020-10-23T16:23:00Z">
        <w:r w:rsidRPr="004A04CF" w:rsidDel="001A3860">
          <w:rPr>
            <w:rFonts w:eastAsiaTheme="minorHAnsi"/>
          </w:rPr>
          <w:delText>was developed by Olaf Ronneberger et al. for Bio Medical Image Segmentation. The architecture contains two paths. First path is the contraction path (also called as the encoder) which is used to capture the context in the image. The encoder is just a traditional stack of convolutional and max pooling layers. The second path is the symmetric expanding path (also called as the decoder) which is used to enable precise localization using transposed convolutions. Thus it is an end-to-end fully convolutional network (FCN), i.e. it only contains Convolutional layers and does not contain any Dense layer because of which it can accept image of any size.</w:delText>
        </w:r>
      </w:del>
    </w:p>
    <w:p w14:paraId="2273DE85" w14:textId="63101157" w:rsidR="000E3C8C" w:rsidRPr="00EE102A" w:rsidRDefault="000E3C8C" w:rsidP="000E3C8C">
      <w:pPr>
        <w:jc w:val="center"/>
        <w:rPr>
          <w:rFonts w:asciiTheme="minorHAnsi" w:hAnsiTheme="minorHAnsi" w:cstheme="minorHAnsi"/>
        </w:rPr>
      </w:pPr>
      <w:r w:rsidRPr="00EE102A">
        <w:rPr>
          <w:rFonts w:asciiTheme="minorHAnsi" w:hAnsiTheme="minorHAnsi" w:cstheme="minorHAnsi"/>
          <w:noProof/>
        </w:rPr>
        <w:drawing>
          <wp:inline distT="0" distB="0" distL="0" distR="0" wp14:anchorId="2DB19AC3" wp14:editId="3DDDD268">
            <wp:extent cx="1882402" cy="1237438"/>
            <wp:effectExtent l="0" t="0" r="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5878" cy="1252871"/>
                    </a:xfrm>
                    <a:prstGeom prst="rect">
                      <a:avLst/>
                    </a:prstGeom>
                  </pic:spPr>
                </pic:pic>
              </a:graphicData>
            </a:graphic>
          </wp:inline>
        </w:drawing>
      </w:r>
    </w:p>
    <w:p w14:paraId="74BDCF89" w14:textId="77777777" w:rsidR="00065207" w:rsidRPr="004A04CF" w:rsidRDefault="00065207" w:rsidP="00065207">
      <w:pPr>
        <w:rPr>
          <w:rFonts w:asciiTheme="minorHAnsi" w:eastAsiaTheme="minorHAnsi" w:hAnsiTheme="minorHAnsi" w:cstheme="minorHAnsi"/>
        </w:rPr>
      </w:pPr>
    </w:p>
    <w:p w14:paraId="3254D85E" w14:textId="0EAF268A" w:rsidR="000E3C8C" w:rsidRPr="00EE102A" w:rsidRDefault="004A04CF" w:rsidP="00E5251C">
      <w:pPr>
        <w:shd w:val="clear" w:color="auto" w:fill="FFFFFF"/>
        <w:spacing w:before="300" w:after="300" w:line="336" w:lineRule="atLeast"/>
        <w:jc w:val="center"/>
        <w:outlineLvl w:val="1"/>
        <w:rPr>
          <w:rFonts w:asciiTheme="minorHAnsi" w:hAnsiTheme="minorHAnsi" w:cstheme="minorHAnsi"/>
          <w:b/>
          <w:bCs/>
        </w:rPr>
        <w:pPrChange w:id="101" w:author="Microsoft Office User" w:date="2020-10-23T16:14:00Z">
          <w:pPr>
            <w:shd w:val="clear" w:color="auto" w:fill="FFFFFF"/>
            <w:spacing w:before="300" w:after="300" w:line="336" w:lineRule="atLeast"/>
            <w:outlineLvl w:val="1"/>
          </w:pPr>
        </w:pPrChange>
      </w:pPr>
      <w:r>
        <w:rPr>
          <w:rFonts w:asciiTheme="minorHAnsi" w:hAnsiTheme="minorHAnsi" w:cstheme="minorHAnsi"/>
          <w:b/>
          <w:bCs/>
        </w:rPr>
        <w:t>Figure 5: UNET Architecture</w:t>
      </w:r>
      <w:del w:id="102" w:author="Microsoft Office User" w:date="2020-10-23T16:14:00Z">
        <w:r w:rsidDel="00E5251C">
          <w:rPr>
            <w:rFonts w:asciiTheme="minorHAnsi" w:hAnsiTheme="minorHAnsi" w:cstheme="minorHAnsi"/>
            <w:b/>
            <w:bCs/>
          </w:rPr>
          <w:delText>??</w:delText>
        </w:r>
      </w:del>
    </w:p>
    <w:p w14:paraId="6FC9A62B" w14:textId="01DDBAD3" w:rsidR="00882841" w:rsidRPr="00EE102A" w:rsidRDefault="00882841" w:rsidP="00B16944">
      <w:pPr>
        <w:pStyle w:val="Heading1"/>
        <w:rPr>
          <w:rFonts w:asciiTheme="minorHAnsi" w:eastAsiaTheme="minorHAnsi" w:hAnsiTheme="minorHAnsi" w:cstheme="minorHAnsi"/>
        </w:rPr>
      </w:pPr>
      <w:r w:rsidRPr="00EE102A">
        <w:rPr>
          <w:rFonts w:asciiTheme="minorHAnsi" w:eastAsiaTheme="minorHAnsi" w:hAnsiTheme="minorHAnsi" w:cstheme="minorHAnsi"/>
        </w:rPr>
        <w:t>End Notes</w:t>
      </w:r>
    </w:p>
    <w:p w14:paraId="74C15DB5" w14:textId="2BC570BB" w:rsidR="00C055D2" w:rsidRPr="004A04CF" w:rsidRDefault="00882841" w:rsidP="00C055D2">
      <w:pPr>
        <w:shd w:val="clear" w:color="auto" w:fill="FFFFFF"/>
        <w:spacing w:after="315"/>
        <w:rPr>
          <w:rFonts w:asciiTheme="minorHAnsi" w:eastAsiaTheme="minorHAnsi" w:hAnsiTheme="minorHAnsi" w:cstheme="minorHAnsi"/>
        </w:rPr>
      </w:pPr>
      <w:r w:rsidRPr="004A04CF">
        <w:rPr>
          <w:rFonts w:asciiTheme="minorHAnsi" w:eastAsiaTheme="minorHAnsi" w:hAnsiTheme="minorHAnsi" w:cstheme="minorHAnsi"/>
        </w:rPr>
        <w:t>This article is just the beginning of our journey to learn all about image segmentation. In the </w:t>
      </w:r>
      <w:hyperlink r:id="rId12" w:history="1">
        <w:r w:rsidRPr="00EE102A">
          <w:rPr>
            <w:rFonts w:asciiTheme="minorHAnsi" w:eastAsiaTheme="minorHAnsi" w:hAnsiTheme="minorHAnsi" w:cstheme="minorHAnsi"/>
          </w:rPr>
          <w:t>next article of this series</w:t>
        </w:r>
      </w:hyperlink>
      <w:r w:rsidRPr="004A04CF">
        <w:rPr>
          <w:rFonts w:asciiTheme="minorHAnsi" w:eastAsiaTheme="minorHAnsi" w:hAnsiTheme="minorHAnsi" w:cstheme="minorHAnsi"/>
        </w:rPr>
        <w:t xml:space="preserve">, we will deep dive into the implementation of </w:t>
      </w:r>
      <w:r w:rsidR="004A04CF">
        <w:rPr>
          <w:rFonts w:asciiTheme="minorHAnsi" w:eastAsiaTheme="minorHAnsi" w:hAnsiTheme="minorHAnsi" w:cstheme="minorHAnsi"/>
        </w:rPr>
        <w:t>U</w:t>
      </w:r>
      <w:ins w:id="103" w:author="Microsoft Office User" w:date="2020-10-23T16:23:00Z">
        <w:r w:rsidR="00D139BC">
          <w:rPr>
            <w:rFonts w:asciiTheme="minorHAnsi" w:eastAsiaTheme="minorHAnsi" w:hAnsiTheme="minorHAnsi" w:cstheme="minorHAnsi"/>
          </w:rPr>
          <w:t>-</w:t>
        </w:r>
      </w:ins>
      <w:r w:rsidR="004A04CF">
        <w:rPr>
          <w:rFonts w:asciiTheme="minorHAnsi" w:eastAsiaTheme="minorHAnsi" w:hAnsiTheme="minorHAnsi" w:cstheme="minorHAnsi"/>
        </w:rPr>
        <w:t>NET</w:t>
      </w:r>
      <w:r w:rsidRPr="004A04CF">
        <w:rPr>
          <w:rFonts w:asciiTheme="minorHAnsi" w:eastAsiaTheme="minorHAnsi" w:hAnsiTheme="minorHAnsi" w:cstheme="minorHAnsi"/>
        </w:rPr>
        <w:t xml:space="preserve">. </w:t>
      </w:r>
      <w:proofErr w:type="gramStart"/>
      <w:r w:rsidRPr="004A04CF">
        <w:rPr>
          <w:rFonts w:asciiTheme="minorHAnsi" w:eastAsiaTheme="minorHAnsi" w:hAnsiTheme="minorHAnsi" w:cstheme="minorHAnsi"/>
        </w:rPr>
        <w:t>So</w:t>
      </w:r>
      <w:proofErr w:type="gramEnd"/>
      <w:r w:rsidRPr="004A04CF">
        <w:rPr>
          <w:rFonts w:asciiTheme="minorHAnsi" w:eastAsiaTheme="minorHAnsi" w:hAnsiTheme="minorHAnsi" w:cstheme="minorHAnsi"/>
        </w:rPr>
        <w:t xml:space="preserve"> stay tuned!</w:t>
      </w:r>
    </w:p>
    <w:p w14:paraId="6D96256E" w14:textId="77777777" w:rsidR="00C055D2" w:rsidRPr="00EE102A" w:rsidDel="00475D7A" w:rsidRDefault="00C055D2" w:rsidP="00C055D2">
      <w:pPr>
        <w:rPr>
          <w:del w:id="104" w:author="Microsoft Office User" w:date="2020-10-23T16:21:00Z"/>
          <w:rFonts w:asciiTheme="minorHAnsi" w:hAnsiTheme="minorHAnsi" w:cstheme="minorHAnsi"/>
        </w:rPr>
      </w:pPr>
    </w:p>
    <w:p w14:paraId="19F19907" w14:textId="77777777" w:rsidR="00F4683A" w:rsidRPr="00EE102A" w:rsidDel="00475D7A" w:rsidRDefault="00F4683A" w:rsidP="00F746B4">
      <w:pPr>
        <w:shd w:val="clear" w:color="auto" w:fill="FFFFFF"/>
        <w:spacing w:after="315"/>
        <w:rPr>
          <w:del w:id="105" w:author="Microsoft Office User" w:date="2020-10-23T16:21:00Z"/>
          <w:rFonts w:asciiTheme="minorHAnsi" w:hAnsiTheme="minorHAnsi" w:cstheme="minorHAnsi"/>
        </w:rPr>
      </w:pPr>
    </w:p>
    <w:p w14:paraId="1D1AB726" w14:textId="0ABD4735" w:rsidR="006D2EAF" w:rsidRPr="00EE102A" w:rsidRDefault="006D2EAF" w:rsidP="00393544">
      <w:pPr>
        <w:shd w:val="clear" w:color="auto" w:fill="FFFFFF"/>
        <w:spacing w:after="315"/>
        <w:rPr>
          <w:rFonts w:asciiTheme="minorHAnsi" w:hAnsiTheme="minorHAnsi" w:cstheme="minorHAnsi"/>
          <w:color w:val="595858"/>
          <w:sz w:val="23"/>
          <w:szCs w:val="23"/>
        </w:rPr>
      </w:pPr>
      <w:r w:rsidRPr="00EE102A">
        <w:rPr>
          <w:rFonts w:asciiTheme="minorHAnsi" w:hAnsiTheme="minorHAnsi" w:cstheme="minorHAnsi"/>
          <w:color w:val="595858"/>
          <w:sz w:val="23"/>
          <w:szCs w:val="23"/>
        </w:rPr>
        <w:t>Reference:</w:t>
      </w:r>
    </w:p>
    <w:p w14:paraId="6D3F7C6C" w14:textId="34EE102B" w:rsidR="001F4965" w:rsidRPr="00EE102A" w:rsidRDefault="001F4965" w:rsidP="00393544">
      <w:pPr>
        <w:shd w:val="clear" w:color="auto" w:fill="FFFFFF"/>
        <w:spacing w:after="315"/>
        <w:rPr>
          <w:rFonts w:asciiTheme="minorHAnsi" w:eastAsiaTheme="minorHAnsi" w:hAnsiTheme="minorHAnsi" w:cstheme="minorHAnsi"/>
          <w:b/>
          <w:bCs/>
          <w:color w:val="595858"/>
          <w:sz w:val="23"/>
          <w:szCs w:val="23"/>
          <w:lang w:val="fr-CA"/>
          <w:rPrChange w:id="106" w:author="Microsoft Office User" w:date="2020-10-23T14:40:00Z">
            <w:rPr>
              <w:rFonts w:asciiTheme="minorHAnsi" w:eastAsiaTheme="minorHAnsi" w:hAnsiTheme="minorHAnsi" w:cstheme="minorHAnsi"/>
              <w:b/>
              <w:bCs/>
              <w:color w:val="595858"/>
              <w:sz w:val="23"/>
              <w:szCs w:val="23"/>
            </w:rPr>
          </w:rPrChange>
        </w:rPr>
      </w:pPr>
      <w:r w:rsidRPr="00EE102A">
        <w:rPr>
          <w:rFonts w:asciiTheme="minorHAnsi" w:hAnsiTheme="minorHAnsi" w:cstheme="minorHAnsi"/>
          <w:color w:val="595858"/>
          <w:sz w:val="23"/>
          <w:szCs w:val="23"/>
          <w:lang w:val="fr-CA"/>
          <w:rPrChange w:id="107" w:author="Microsoft Office User" w:date="2020-10-23T14:40:00Z">
            <w:rPr>
              <w:rFonts w:asciiTheme="minorHAnsi" w:hAnsiTheme="minorHAnsi" w:cstheme="minorHAnsi"/>
              <w:color w:val="595858"/>
              <w:sz w:val="23"/>
              <w:szCs w:val="23"/>
            </w:rPr>
          </w:rPrChange>
        </w:rPr>
        <w:t>[1]:</w:t>
      </w:r>
      <w:r w:rsidRPr="00EE102A">
        <w:rPr>
          <w:rFonts w:asciiTheme="minorHAnsi" w:eastAsiaTheme="minorEastAsia" w:hAnsiTheme="minorHAnsi" w:cstheme="minorHAnsi"/>
          <w:b/>
          <w:bCs/>
          <w:color w:val="000000" w:themeColor="text1"/>
          <w:kern w:val="24"/>
          <w:sz w:val="32"/>
          <w:szCs w:val="32"/>
          <w:lang w:val="fr-CA"/>
          <w:rPrChange w:id="108" w:author="Microsoft Office User" w:date="2020-10-23T14:40:00Z">
            <w:rPr>
              <w:rFonts w:asciiTheme="minorHAnsi" w:eastAsiaTheme="minorEastAsia" w:hAnsiTheme="minorHAnsi" w:cstheme="minorHAnsi"/>
              <w:b/>
              <w:bCs/>
              <w:color w:val="000000" w:themeColor="text1"/>
              <w:kern w:val="24"/>
              <w:sz w:val="32"/>
              <w:szCs w:val="32"/>
            </w:rPr>
          </w:rPrChange>
        </w:rPr>
        <w:t xml:space="preserve"> </w:t>
      </w:r>
      <w:r w:rsidR="00A240F4" w:rsidRPr="00EE102A">
        <w:rPr>
          <w:rFonts w:asciiTheme="minorHAnsi" w:hAnsiTheme="minorHAnsi" w:cstheme="minorHAnsi"/>
          <w:b/>
          <w:bCs/>
          <w:color w:val="595858"/>
          <w:sz w:val="23"/>
          <w:szCs w:val="23"/>
          <w:lang w:val="fr-CA"/>
          <w:rPrChange w:id="109" w:author="Microsoft Office User" w:date="2020-10-23T14:40:00Z">
            <w:rPr>
              <w:rFonts w:asciiTheme="minorHAnsi" w:hAnsiTheme="minorHAnsi" w:cstheme="minorHAnsi"/>
              <w:b/>
              <w:bCs/>
              <w:color w:val="595858"/>
              <w:sz w:val="23"/>
              <w:szCs w:val="23"/>
            </w:rPr>
          </w:rPrChange>
        </w:rPr>
        <w:t xml:space="preserve">images: </w:t>
      </w:r>
      <w:r w:rsidR="004A04CF" w:rsidRPr="00EE102A">
        <w:rPr>
          <w:rFonts w:asciiTheme="minorHAnsi" w:hAnsiTheme="minorHAnsi" w:cstheme="minorHAnsi"/>
        </w:rPr>
        <w:fldChar w:fldCharType="begin"/>
      </w:r>
      <w:r w:rsidR="004A04CF" w:rsidRPr="00EE102A">
        <w:rPr>
          <w:rFonts w:asciiTheme="minorHAnsi" w:hAnsiTheme="minorHAnsi" w:cstheme="minorHAnsi"/>
          <w:lang w:val="fr-CA"/>
          <w:rPrChange w:id="110" w:author="Microsoft Office User" w:date="2020-10-23T14:40:00Z">
            <w:rPr>
              <w:rFonts w:asciiTheme="minorHAnsi" w:hAnsiTheme="minorHAnsi" w:cstheme="minorHAnsi"/>
            </w:rPr>
          </w:rPrChange>
        </w:rPr>
        <w:instrText xml:space="preserve"> HYPERLINK "https://www.philips.co.uk/" </w:instrText>
      </w:r>
      <w:r w:rsidR="004A04CF" w:rsidRPr="00EE102A">
        <w:rPr>
          <w:rFonts w:asciiTheme="minorHAnsi" w:hAnsiTheme="minorHAnsi" w:cstheme="minorHAnsi"/>
        </w:rPr>
        <w:fldChar w:fldCharType="separate"/>
      </w:r>
      <w:r w:rsidR="00A240F4" w:rsidRPr="00EE102A">
        <w:rPr>
          <w:rStyle w:val="Hyperlink"/>
          <w:rFonts w:asciiTheme="minorHAnsi" w:hAnsiTheme="minorHAnsi" w:cstheme="minorHAnsi"/>
          <w:b/>
          <w:bCs/>
          <w:sz w:val="23"/>
          <w:szCs w:val="23"/>
          <w:lang w:val="fr-CA"/>
          <w:rPrChange w:id="111" w:author="Microsoft Office User" w:date="2020-10-23T14:40:00Z">
            <w:rPr>
              <w:rStyle w:val="Hyperlink"/>
              <w:rFonts w:asciiTheme="minorHAnsi" w:hAnsiTheme="minorHAnsi" w:cstheme="minorHAnsi"/>
              <w:b/>
              <w:bCs/>
              <w:sz w:val="23"/>
              <w:szCs w:val="23"/>
            </w:rPr>
          </w:rPrChange>
        </w:rPr>
        <w:t>https://www.philips.co.uk/</w:t>
      </w:r>
      <w:r w:rsidR="004A04CF" w:rsidRPr="00EE102A">
        <w:rPr>
          <w:rStyle w:val="Hyperlink"/>
          <w:rFonts w:asciiTheme="minorHAnsi" w:hAnsiTheme="minorHAnsi" w:cstheme="minorHAnsi"/>
          <w:b/>
          <w:bCs/>
          <w:sz w:val="23"/>
          <w:szCs w:val="23"/>
          <w:lang w:val="fr-CA"/>
        </w:rPr>
        <w:fldChar w:fldCharType="end"/>
      </w:r>
    </w:p>
    <w:p w14:paraId="1A6184B6" w14:textId="62D3C9CA" w:rsidR="006D2EAF" w:rsidRPr="00227856" w:rsidRDefault="006D2EAF" w:rsidP="00393544">
      <w:pPr>
        <w:shd w:val="clear" w:color="auto" w:fill="FFFFFF"/>
        <w:spacing w:after="315"/>
        <w:rPr>
          <w:ins w:id="112" w:author="Microsoft Office User" w:date="2020-10-23T16:05:00Z"/>
          <w:rFonts w:asciiTheme="minorHAnsi" w:hAnsiTheme="minorHAnsi" w:cstheme="minorHAnsi"/>
          <w:color w:val="595858"/>
          <w:sz w:val="23"/>
          <w:szCs w:val="23"/>
          <w:lang w:val="fr-CA"/>
          <w:rPrChange w:id="113" w:author="Microsoft Office User" w:date="2020-10-23T16:05:00Z">
            <w:rPr>
              <w:ins w:id="114" w:author="Microsoft Office User" w:date="2020-10-23T16:05:00Z"/>
              <w:rFonts w:asciiTheme="minorHAnsi" w:hAnsiTheme="minorHAnsi" w:cstheme="minorHAnsi"/>
              <w:color w:val="595858"/>
              <w:sz w:val="23"/>
              <w:szCs w:val="23"/>
            </w:rPr>
          </w:rPrChange>
        </w:rPr>
      </w:pPr>
      <w:r w:rsidRPr="00227856">
        <w:rPr>
          <w:rFonts w:asciiTheme="minorHAnsi" w:hAnsiTheme="minorHAnsi" w:cstheme="minorHAnsi"/>
          <w:color w:val="595858"/>
          <w:sz w:val="23"/>
          <w:szCs w:val="23"/>
          <w:lang w:val="fr-CA"/>
          <w:rPrChange w:id="115" w:author="Microsoft Office User" w:date="2020-10-23T16:05:00Z">
            <w:rPr>
              <w:rFonts w:asciiTheme="minorHAnsi" w:hAnsiTheme="minorHAnsi" w:cstheme="minorHAnsi"/>
              <w:color w:val="595858"/>
              <w:sz w:val="23"/>
              <w:szCs w:val="23"/>
            </w:rPr>
          </w:rPrChange>
        </w:rPr>
        <w:t>[</w:t>
      </w:r>
      <w:r w:rsidR="001F4965" w:rsidRPr="00227856">
        <w:rPr>
          <w:rFonts w:asciiTheme="minorHAnsi" w:hAnsiTheme="minorHAnsi" w:cstheme="minorHAnsi"/>
          <w:color w:val="595858"/>
          <w:sz w:val="23"/>
          <w:szCs w:val="23"/>
          <w:lang w:val="fr-CA"/>
          <w:rPrChange w:id="116" w:author="Microsoft Office User" w:date="2020-10-23T16:05:00Z">
            <w:rPr>
              <w:rFonts w:asciiTheme="minorHAnsi" w:hAnsiTheme="minorHAnsi" w:cstheme="minorHAnsi"/>
              <w:color w:val="595858"/>
              <w:sz w:val="23"/>
              <w:szCs w:val="23"/>
            </w:rPr>
          </w:rPrChange>
        </w:rPr>
        <w:t>2</w:t>
      </w:r>
      <w:r w:rsidRPr="00227856">
        <w:rPr>
          <w:rFonts w:asciiTheme="minorHAnsi" w:hAnsiTheme="minorHAnsi" w:cstheme="minorHAnsi"/>
          <w:color w:val="595858"/>
          <w:sz w:val="23"/>
          <w:szCs w:val="23"/>
          <w:lang w:val="fr-CA"/>
          <w:rPrChange w:id="117" w:author="Microsoft Office User" w:date="2020-10-23T16:05:00Z">
            <w:rPr>
              <w:rFonts w:asciiTheme="minorHAnsi" w:hAnsiTheme="minorHAnsi" w:cstheme="minorHAnsi"/>
              <w:color w:val="595858"/>
              <w:sz w:val="23"/>
              <w:szCs w:val="23"/>
            </w:rPr>
          </w:rPrChange>
        </w:rPr>
        <w:t xml:space="preserve">]: </w:t>
      </w:r>
      <w:ins w:id="118" w:author="Microsoft Office User" w:date="2020-10-23T16:05:00Z">
        <w:r w:rsidR="00227856">
          <w:rPr>
            <w:rFonts w:asciiTheme="minorHAnsi" w:hAnsiTheme="minorHAnsi" w:cstheme="minorHAnsi"/>
            <w:color w:val="595858"/>
            <w:sz w:val="23"/>
            <w:szCs w:val="23"/>
          </w:rPr>
          <w:fldChar w:fldCharType="begin"/>
        </w:r>
        <w:r w:rsidR="00227856" w:rsidRPr="00227856">
          <w:rPr>
            <w:rFonts w:asciiTheme="minorHAnsi" w:hAnsiTheme="minorHAnsi" w:cstheme="minorHAnsi"/>
            <w:color w:val="595858"/>
            <w:sz w:val="23"/>
            <w:szCs w:val="23"/>
            <w:lang w:val="fr-CA"/>
            <w:rPrChange w:id="119" w:author="Microsoft Office User" w:date="2020-10-23T16:05:00Z">
              <w:rPr>
                <w:rFonts w:asciiTheme="minorHAnsi" w:hAnsiTheme="minorHAnsi" w:cstheme="minorHAnsi"/>
                <w:color w:val="595858"/>
                <w:sz w:val="23"/>
                <w:szCs w:val="23"/>
              </w:rPr>
            </w:rPrChange>
          </w:rPr>
          <w:instrText xml:space="preserve"> HYPERLINK "</w:instrText>
        </w:r>
      </w:ins>
      <w:r w:rsidR="00227856" w:rsidRPr="00227856">
        <w:rPr>
          <w:rFonts w:asciiTheme="minorHAnsi" w:hAnsiTheme="minorHAnsi" w:cstheme="minorHAnsi"/>
          <w:color w:val="595858"/>
          <w:sz w:val="23"/>
          <w:szCs w:val="23"/>
          <w:lang w:val="fr-CA"/>
          <w:rPrChange w:id="120" w:author="Microsoft Office User" w:date="2020-10-23T16:05:00Z">
            <w:rPr>
              <w:rFonts w:asciiTheme="minorHAnsi" w:hAnsiTheme="minorHAnsi" w:cstheme="minorHAnsi"/>
              <w:color w:val="595858"/>
              <w:sz w:val="23"/>
              <w:szCs w:val="23"/>
            </w:rPr>
          </w:rPrChange>
        </w:rPr>
        <w:instrText>https://radiologykey.com/segmentation-of-pelvic-structures-from-ct-scans-for-planning-in-prostate-cancer-radiotherapy/</w:instrText>
      </w:r>
      <w:ins w:id="121" w:author="Microsoft Office User" w:date="2020-10-23T16:05:00Z">
        <w:r w:rsidR="00227856" w:rsidRPr="00227856">
          <w:rPr>
            <w:rFonts w:asciiTheme="minorHAnsi" w:hAnsiTheme="minorHAnsi" w:cstheme="minorHAnsi"/>
            <w:color w:val="595858"/>
            <w:sz w:val="23"/>
            <w:szCs w:val="23"/>
            <w:lang w:val="fr-CA"/>
            <w:rPrChange w:id="122" w:author="Microsoft Office User" w:date="2020-10-23T16:05:00Z">
              <w:rPr>
                <w:rFonts w:asciiTheme="minorHAnsi" w:hAnsiTheme="minorHAnsi" w:cstheme="minorHAnsi"/>
                <w:color w:val="595858"/>
                <w:sz w:val="23"/>
                <w:szCs w:val="23"/>
              </w:rPr>
            </w:rPrChange>
          </w:rPr>
          <w:instrText xml:space="preserve">" </w:instrText>
        </w:r>
        <w:r w:rsidR="00227856">
          <w:rPr>
            <w:rFonts w:asciiTheme="minorHAnsi" w:hAnsiTheme="minorHAnsi" w:cstheme="minorHAnsi"/>
            <w:color w:val="595858"/>
            <w:sz w:val="23"/>
            <w:szCs w:val="23"/>
          </w:rPr>
          <w:fldChar w:fldCharType="separate"/>
        </w:r>
      </w:ins>
      <w:r w:rsidR="00227856" w:rsidRPr="00227856">
        <w:rPr>
          <w:rStyle w:val="Hyperlink"/>
          <w:rFonts w:asciiTheme="minorHAnsi" w:hAnsiTheme="minorHAnsi" w:cstheme="minorHAnsi"/>
          <w:sz w:val="23"/>
          <w:szCs w:val="23"/>
          <w:lang w:val="fr-CA"/>
          <w:rPrChange w:id="123" w:author="Microsoft Office User" w:date="2020-10-23T16:05:00Z">
            <w:rPr>
              <w:rStyle w:val="Hyperlink"/>
              <w:rFonts w:asciiTheme="minorHAnsi" w:hAnsiTheme="minorHAnsi" w:cstheme="minorHAnsi"/>
              <w:sz w:val="23"/>
              <w:szCs w:val="23"/>
            </w:rPr>
          </w:rPrChange>
        </w:rPr>
        <w:t>https://radiologykey.com/segmentation-of-pelvic-structures-from-ct-scans-for-planning-in-prostate-cancer-radiotherapy/</w:t>
      </w:r>
      <w:ins w:id="124" w:author="Microsoft Office User" w:date="2020-10-23T16:05:00Z">
        <w:r w:rsidR="00227856">
          <w:rPr>
            <w:rFonts w:asciiTheme="minorHAnsi" w:hAnsiTheme="minorHAnsi" w:cstheme="minorHAnsi"/>
            <w:color w:val="595858"/>
            <w:sz w:val="23"/>
            <w:szCs w:val="23"/>
          </w:rPr>
          <w:fldChar w:fldCharType="end"/>
        </w:r>
      </w:ins>
    </w:p>
    <w:p w14:paraId="1C49E753" w14:textId="7E5A7309" w:rsidR="00227856" w:rsidRDefault="00227856" w:rsidP="00227856">
      <w:pPr>
        <w:shd w:val="clear" w:color="auto" w:fill="FFFFFF"/>
        <w:spacing w:after="315"/>
        <w:rPr>
          <w:ins w:id="125" w:author="Microsoft Office User" w:date="2020-10-23T16:09:00Z"/>
          <w:rFonts w:asciiTheme="minorHAnsi" w:hAnsiTheme="minorHAnsi" w:cstheme="minorHAnsi"/>
          <w:color w:val="595858"/>
          <w:sz w:val="23"/>
          <w:szCs w:val="23"/>
          <w:lang w:val="fr-CA"/>
        </w:rPr>
      </w:pPr>
      <w:ins w:id="126" w:author="Microsoft Office User" w:date="2020-10-23T16:05:00Z">
        <w:r>
          <w:rPr>
            <w:rFonts w:asciiTheme="minorHAnsi" w:hAnsiTheme="minorHAnsi" w:cstheme="minorHAnsi"/>
            <w:color w:val="595858"/>
            <w:sz w:val="23"/>
            <w:szCs w:val="23"/>
            <w:lang w:val="fr-CA"/>
          </w:rPr>
          <w:t>[3]</w:t>
        </w:r>
        <w:r w:rsidRPr="00227856">
          <w:rPr>
            <w:rFonts w:asciiTheme="minorHAnsi" w:eastAsiaTheme="minorEastAsia" w:hAnsi="Calibri" w:cstheme="minorBidi"/>
            <w:color w:val="000000" w:themeColor="text1"/>
            <w:kern w:val="24"/>
            <w:lang w:val="fr-CA"/>
            <w:rPrChange w:id="127" w:author="Microsoft Office User" w:date="2020-10-23T16:05:00Z">
              <w:rPr>
                <w:rFonts w:asciiTheme="minorHAnsi" w:eastAsiaTheme="minorEastAsia" w:hAnsi="Calibri" w:cstheme="minorBidi"/>
                <w:color w:val="000000" w:themeColor="text1"/>
                <w:kern w:val="24"/>
              </w:rPr>
            </w:rPrChange>
          </w:rPr>
          <w:t xml:space="preserve"> </w:t>
        </w:r>
        <w:r w:rsidRPr="00227856">
          <w:rPr>
            <w:rFonts w:asciiTheme="minorHAnsi" w:hAnsiTheme="minorHAnsi" w:cstheme="minorHAnsi"/>
            <w:color w:val="595858"/>
            <w:sz w:val="23"/>
            <w:szCs w:val="23"/>
            <w:lang w:val="fr-CA"/>
            <w:rPrChange w:id="128" w:author="Microsoft Office User" w:date="2020-10-23T16:05:00Z">
              <w:rPr>
                <w:rFonts w:asciiTheme="minorHAnsi" w:hAnsiTheme="minorHAnsi" w:cstheme="minorHAnsi"/>
                <w:color w:val="595858"/>
                <w:sz w:val="23"/>
                <w:szCs w:val="23"/>
              </w:rPr>
            </w:rPrChange>
          </w:rPr>
          <w:t xml:space="preserve">Chen et al. 2016. </w:t>
        </w:r>
        <w:r w:rsidRPr="00227856">
          <w:rPr>
            <w:rFonts w:asciiTheme="minorHAnsi" w:hAnsiTheme="minorHAnsi" w:cstheme="minorHAnsi"/>
            <w:color w:val="595858"/>
            <w:sz w:val="23"/>
            <w:szCs w:val="23"/>
          </w:rPr>
          <w:fldChar w:fldCharType="begin"/>
        </w:r>
        <w:r w:rsidRPr="00227856">
          <w:rPr>
            <w:rFonts w:asciiTheme="minorHAnsi" w:hAnsiTheme="minorHAnsi" w:cstheme="minorHAnsi"/>
            <w:color w:val="595858"/>
            <w:sz w:val="23"/>
            <w:szCs w:val="23"/>
            <w:lang w:val="fr-CA"/>
            <w:rPrChange w:id="129" w:author="Microsoft Office User" w:date="2020-10-23T16:05:00Z">
              <w:rPr>
                <w:rFonts w:asciiTheme="minorHAnsi" w:hAnsiTheme="minorHAnsi" w:cstheme="minorHAnsi"/>
                <w:color w:val="595858"/>
                <w:sz w:val="23"/>
                <w:szCs w:val="23"/>
              </w:rPr>
            </w:rPrChange>
          </w:rPr>
          <w:instrText xml:space="preserve"> HYPERLINK "https://arxiv.org/pdf/1604.02677.pdf" </w:instrText>
        </w:r>
        <w:r w:rsidRPr="00227856">
          <w:rPr>
            <w:rFonts w:asciiTheme="minorHAnsi" w:hAnsiTheme="minorHAnsi" w:cstheme="minorHAnsi"/>
            <w:color w:val="595858"/>
            <w:sz w:val="23"/>
            <w:szCs w:val="23"/>
          </w:rPr>
          <w:fldChar w:fldCharType="separate"/>
        </w:r>
        <w:r w:rsidRPr="00227856">
          <w:rPr>
            <w:rStyle w:val="Hyperlink"/>
            <w:rFonts w:asciiTheme="minorHAnsi" w:hAnsiTheme="minorHAnsi" w:cstheme="minorHAnsi"/>
            <w:sz w:val="23"/>
            <w:szCs w:val="23"/>
            <w:lang w:val="fr-CA"/>
            <w:rPrChange w:id="130" w:author="Microsoft Office User" w:date="2020-10-23T16:05:00Z">
              <w:rPr>
                <w:rStyle w:val="Hyperlink"/>
                <w:rFonts w:asciiTheme="minorHAnsi" w:hAnsiTheme="minorHAnsi" w:cstheme="minorHAnsi"/>
                <w:sz w:val="23"/>
                <w:szCs w:val="23"/>
              </w:rPr>
            </w:rPrChange>
          </w:rPr>
          <w:t>https://arxiv.org/pdf/1604.02677.pdf</w:t>
        </w:r>
        <w:r w:rsidRPr="00227856">
          <w:rPr>
            <w:rFonts w:asciiTheme="minorHAnsi" w:hAnsiTheme="minorHAnsi" w:cstheme="minorHAnsi"/>
            <w:color w:val="595858"/>
            <w:sz w:val="23"/>
            <w:szCs w:val="23"/>
            <w:lang w:val="fr-CA"/>
          </w:rPr>
          <w:fldChar w:fldCharType="end"/>
        </w:r>
      </w:ins>
    </w:p>
    <w:p w14:paraId="68884CA8" w14:textId="053E2680" w:rsidR="00B36392" w:rsidRDefault="00B36392" w:rsidP="00227856">
      <w:pPr>
        <w:shd w:val="clear" w:color="auto" w:fill="FFFFFF"/>
        <w:spacing w:after="315"/>
        <w:rPr>
          <w:ins w:id="131" w:author="Microsoft Office User" w:date="2020-10-23T16:09:00Z"/>
          <w:rFonts w:asciiTheme="minorHAnsi" w:hAnsiTheme="minorHAnsi" w:cstheme="minorHAnsi"/>
          <w:color w:val="595858"/>
          <w:sz w:val="23"/>
          <w:szCs w:val="23"/>
          <w:lang w:val="fr-CA"/>
        </w:rPr>
      </w:pPr>
      <w:ins w:id="132" w:author="Microsoft Office User" w:date="2020-10-23T16:09:00Z">
        <w:r>
          <w:rPr>
            <w:rFonts w:asciiTheme="minorHAnsi" w:hAnsiTheme="minorHAnsi" w:cstheme="minorHAnsi"/>
            <w:color w:val="595858"/>
            <w:sz w:val="23"/>
            <w:szCs w:val="23"/>
            <w:lang w:val="fr-CA"/>
          </w:rPr>
          <w:t>[4]</w:t>
        </w:r>
      </w:ins>
      <w:ins w:id="133" w:author="Microsoft Office User" w:date="2020-10-23T16:10:00Z">
        <w:r w:rsidRPr="00B36392">
          <w:rPr>
            <w:rFonts w:asciiTheme="minorHAnsi" w:eastAsiaTheme="minorHAnsi" w:hAnsiTheme="minorHAnsi" w:cstheme="minorHAnsi"/>
            <w:lang w:val="fr-CA"/>
            <w:rPrChange w:id="134" w:author="Microsoft Office User" w:date="2020-10-23T16:10:00Z">
              <w:rPr>
                <w:rFonts w:asciiTheme="minorHAnsi" w:eastAsiaTheme="minorHAnsi" w:hAnsiTheme="minorHAnsi" w:cstheme="minorHAnsi"/>
              </w:rPr>
            </w:rPrChange>
          </w:rPr>
          <w:t xml:space="preserve"> </w:t>
        </w:r>
        <w:r w:rsidRPr="00B36392">
          <w:rPr>
            <w:rFonts w:asciiTheme="minorHAnsi" w:hAnsiTheme="minorHAnsi" w:cstheme="minorHAnsi"/>
            <w:color w:val="595858"/>
            <w:sz w:val="23"/>
            <w:szCs w:val="23"/>
            <w:lang w:val="fr-CA"/>
            <w:rPrChange w:id="135" w:author="Microsoft Office User" w:date="2020-10-23T16:10:00Z">
              <w:rPr>
                <w:rFonts w:asciiTheme="minorHAnsi" w:hAnsiTheme="minorHAnsi" w:cstheme="minorHAnsi"/>
                <w:color w:val="595858"/>
                <w:sz w:val="23"/>
                <w:szCs w:val="23"/>
              </w:rPr>
            </w:rPrChange>
          </w:rPr>
          <w:t xml:space="preserve">Olaf </w:t>
        </w:r>
        <w:proofErr w:type="spellStart"/>
        <w:r w:rsidRPr="00B36392">
          <w:rPr>
            <w:rFonts w:asciiTheme="minorHAnsi" w:hAnsiTheme="minorHAnsi" w:cstheme="minorHAnsi"/>
            <w:color w:val="595858"/>
            <w:sz w:val="23"/>
            <w:szCs w:val="23"/>
            <w:lang w:val="fr-CA"/>
            <w:rPrChange w:id="136" w:author="Microsoft Office User" w:date="2020-10-23T16:10:00Z">
              <w:rPr>
                <w:rFonts w:asciiTheme="minorHAnsi" w:hAnsiTheme="minorHAnsi" w:cstheme="minorHAnsi"/>
                <w:color w:val="595858"/>
                <w:sz w:val="23"/>
                <w:szCs w:val="23"/>
              </w:rPr>
            </w:rPrChange>
          </w:rPr>
          <w:t>Ronneberger</w:t>
        </w:r>
        <w:proofErr w:type="spellEnd"/>
        <w:r w:rsidRPr="00B36392">
          <w:rPr>
            <w:rFonts w:asciiTheme="minorHAnsi" w:hAnsiTheme="minorHAnsi" w:cstheme="minorHAnsi"/>
            <w:color w:val="595858"/>
            <w:sz w:val="23"/>
            <w:szCs w:val="23"/>
            <w:lang w:val="fr-CA"/>
            <w:rPrChange w:id="137" w:author="Microsoft Office User" w:date="2020-10-23T16:10:00Z">
              <w:rPr>
                <w:rFonts w:asciiTheme="minorHAnsi" w:hAnsiTheme="minorHAnsi" w:cstheme="minorHAnsi"/>
                <w:color w:val="595858"/>
                <w:sz w:val="23"/>
                <w:szCs w:val="23"/>
              </w:rPr>
            </w:rPrChange>
          </w:rPr>
          <w:t xml:space="preserve"> et al</w:t>
        </w:r>
      </w:ins>
      <w:ins w:id="138" w:author="Microsoft Office User" w:date="2020-10-23T16:09:00Z">
        <w:r w:rsidRPr="00B36392">
          <w:rPr>
            <w:lang w:val="fr-CA"/>
            <w:rPrChange w:id="139" w:author="Microsoft Office User" w:date="2020-10-23T16:10:00Z">
              <w:rPr/>
            </w:rPrChange>
          </w:rPr>
          <w:t xml:space="preserve"> </w:t>
        </w:r>
        <w:r>
          <w:rPr>
            <w:rFonts w:asciiTheme="minorHAnsi" w:hAnsiTheme="minorHAnsi" w:cstheme="minorHAnsi"/>
            <w:color w:val="595858"/>
            <w:sz w:val="23"/>
            <w:szCs w:val="23"/>
            <w:lang w:val="fr-CA"/>
          </w:rPr>
          <w:fldChar w:fldCharType="begin"/>
        </w:r>
        <w:r>
          <w:rPr>
            <w:rFonts w:asciiTheme="minorHAnsi" w:hAnsiTheme="minorHAnsi" w:cstheme="minorHAnsi"/>
            <w:color w:val="595858"/>
            <w:sz w:val="23"/>
            <w:szCs w:val="23"/>
            <w:lang w:val="fr-CA"/>
          </w:rPr>
          <w:instrText xml:space="preserve"> HYPERLINK "</w:instrText>
        </w:r>
        <w:r w:rsidRPr="00B36392">
          <w:rPr>
            <w:rFonts w:asciiTheme="minorHAnsi" w:hAnsiTheme="minorHAnsi" w:cstheme="minorHAnsi"/>
            <w:color w:val="595858"/>
            <w:sz w:val="23"/>
            <w:szCs w:val="23"/>
            <w:lang w:val="fr-CA"/>
          </w:rPr>
          <w:instrText>https://arxiv.org/pdf/1505.04597.pdf</w:instrText>
        </w:r>
        <w:r>
          <w:rPr>
            <w:rFonts w:asciiTheme="minorHAnsi" w:hAnsiTheme="minorHAnsi" w:cstheme="minorHAnsi"/>
            <w:color w:val="595858"/>
            <w:sz w:val="23"/>
            <w:szCs w:val="23"/>
            <w:lang w:val="fr-CA"/>
          </w:rPr>
          <w:instrText xml:space="preserve">" </w:instrText>
        </w:r>
        <w:r>
          <w:rPr>
            <w:rFonts w:asciiTheme="minorHAnsi" w:hAnsiTheme="minorHAnsi" w:cstheme="minorHAnsi"/>
            <w:color w:val="595858"/>
            <w:sz w:val="23"/>
            <w:szCs w:val="23"/>
            <w:lang w:val="fr-CA"/>
          </w:rPr>
          <w:fldChar w:fldCharType="separate"/>
        </w:r>
        <w:r w:rsidRPr="00F354D0">
          <w:rPr>
            <w:rStyle w:val="Hyperlink"/>
            <w:rFonts w:asciiTheme="minorHAnsi" w:hAnsiTheme="minorHAnsi" w:cstheme="minorHAnsi"/>
            <w:sz w:val="23"/>
            <w:szCs w:val="23"/>
            <w:lang w:val="fr-CA"/>
          </w:rPr>
          <w:t>https://arxiv.org/pdf/1505.04597.pdf</w:t>
        </w:r>
        <w:r>
          <w:rPr>
            <w:rFonts w:asciiTheme="minorHAnsi" w:hAnsiTheme="minorHAnsi" w:cstheme="minorHAnsi"/>
            <w:color w:val="595858"/>
            <w:sz w:val="23"/>
            <w:szCs w:val="23"/>
            <w:lang w:val="fr-CA"/>
          </w:rPr>
          <w:fldChar w:fldCharType="end"/>
        </w:r>
      </w:ins>
    </w:p>
    <w:p w14:paraId="31B3554D" w14:textId="7D139C34" w:rsidR="00B36392" w:rsidRDefault="00985DEA" w:rsidP="00227856">
      <w:pPr>
        <w:shd w:val="clear" w:color="auto" w:fill="FFFFFF"/>
        <w:spacing w:after="315"/>
        <w:rPr>
          <w:ins w:id="140" w:author="Microsoft Office User" w:date="2020-10-23T16:17:00Z"/>
          <w:rFonts w:asciiTheme="minorHAnsi" w:hAnsiTheme="minorHAnsi" w:cstheme="minorHAnsi"/>
          <w:color w:val="595858"/>
          <w:sz w:val="23"/>
          <w:szCs w:val="23"/>
          <w:lang w:val="fr-CA"/>
        </w:rPr>
      </w:pPr>
      <w:ins w:id="141" w:author="Microsoft Office User" w:date="2020-10-23T16:16:00Z">
        <w:r>
          <w:rPr>
            <w:rFonts w:asciiTheme="minorHAnsi" w:hAnsiTheme="minorHAnsi" w:cstheme="minorHAnsi"/>
            <w:color w:val="595858"/>
            <w:sz w:val="23"/>
            <w:szCs w:val="23"/>
            <w:lang w:val="fr-CA"/>
          </w:rPr>
          <w:t>[5]</w:t>
        </w:r>
      </w:ins>
      <w:ins w:id="142" w:author="Microsoft Office User" w:date="2020-10-23T16:17:00Z">
        <w:r w:rsidRPr="00985DEA">
          <w:rPr>
            <w:lang w:val="fr-CA"/>
            <w:rPrChange w:id="143" w:author="Microsoft Office User" w:date="2020-10-23T16:17:00Z">
              <w:rPr/>
            </w:rPrChange>
          </w:rPr>
          <w:t xml:space="preserve"> </w:t>
        </w:r>
        <w:r>
          <w:rPr>
            <w:rFonts w:asciiTheme="minorHAnsi" w:hAnsiTheme="minorHAnsi" w:cstheme="minorHAnsi"/>
            <w:color w:val="595858"/>
            <w:sz w:val="23"/>
            <w:szCs w:val="23"/>
            <w:lang w:val="fr-CA"/>
          </w:rPr>
          <w:fldChar w:fldCharType="begin"/>
        </w:r>
        <w:r>
          <w:rPr>
            <w:rFonts w:asciiTheme="minorHAnsi" w:hAnsiTheme="minorHAnsi" w:cstheme="minorHAnsi"/>
            <w:color w:val="595858"/>
            <w:sz w:val="23"/>
            <w:szCs w:val="23"/>
            <w:lang w:val="fr-CA"/>
          </w:rPr>
          <w:instrText xml:space="preserve"> HYPERLINK "</w:instrText>
        </w:r>
        <w:r w:rsidRPr="00985DEA">
          <w:rPr>
            <w:rFonts w:asciiTheme="minorHAnsi" w:hAnsiTheme="minorHAnsi" w:cstheme="minorHAnsi"/>
            <w:color w:val="595858"/>
            <w:sz w:val="23"/>
            <w:szCs w:val="23"/>
            <w:lang w:val="fr-CA"/>
          </w:rPr>
          <w:instrText>https://vitalab.github.io/article/2019/02/07/prostate-seg-two-nets.html</w:instrText>
        </w:r>
        <w:r>
          <w:rPr>
            <w:rFonts w:asciiTheme="minorHAnsi" w:hAnsiTheme="minorHAnsi" w:cstheme="minorHAnsi"/>
            <w:color w:val="595858"/>
            <w:sz w:val="23"/>
            <w:szCs w:val="23"/>
            <w:lang w:val="fr-CA"/>
          </w:rPr>
          <w:instrText xml:space="preserve">" </w:instrText>
        </w:r>
        <w:r>
          <w:rPr>
            <w:rFonts w:asciiTheme="minorHAnsi" w:hAnsiTheme="minorHAnsi" w:cstheme="minorHAnsi"/>
            <w:color w:val="595858"/>
            <w:sz w:val="23"/>
            <w:szCs w:val="23"/>
            <w:lang w:val="fr-CA"/>
          </w:rPr>
          <w:fldChar w:fldCharType="separate"/>
        </w:r>
        <w:r w:rsidRPr="00F354D0">
          <w:rPr>
            <w:rStyle w:val="Hyperlink"/>
            <w:rFonts w:asciiTheme="minorHAnsi" w:hAnsiTheme="minorHAnsi" w:cstheme="minorHAnsi"/>
            <w:sz w:val="23"/>
            <w:szCs w:val="23"/>
            <w:lang w:val="fr-CA"/>
          </w:rPr>
          <w:t>https://vitalab.github.io/article/2019/02/07/prostate-seg-two-nets.html</w:t>
        </w:r>
        <w:r>
          <w:rPr>
            <w:rFonts w:asciiTheme="minorHAnsi" w:hAnsiTheme="minorHAnsi" w:cstheme="minorHAnsi"/>
            <w:color w:val="595858"/>
            <w:sz w:val="23"/>
            <w:szCs w:val="23"/>
            <w:lang w:val="fr-CA"/>
          </w:rPr>
          <w:fldChar w:fldCharType="end"/>
        </w:r>
      </w:ins>
    </w:p>
    <w:p w14:paraId="17ACFA5F" w14:textId="77777777" w:rsidR="00985DEA" w:rsidRPr="00227856" w:rsidRDefault="00985DEA" w:rsidP="00227856">
      <w:pPr>
        <w:shd w:val="clear" w:color="auto" w:fill="FFFFFF"/>
        <w:spacing w:after="315"/>
        <w:rPr>
          <w:ins w:id="144" w:author="Microsoft Office User" w:date="2020-10-23T16:05:00Z"/>
          <w:rFonts w:asciiTheme="minorHAnsi" w:hAnsiTheme="minorHAnsi" w:cstheme="minorHAnsi"/>
          <w:color w:val="595858"/>
          <w:sz w:val="23"/>
          <w:szCs w:val="23"/>
          <w:lang w:val="fr-CA"/>
          <w:rPrChange w:id="145" w:author="Microsoft Office User" w:date="2020-10-23T16:05:00Z">
            <w:rPr>
              <w:ins w:id="146" w:author="Microsoft Office User" w:date="2020-10-23T16:05:00Z"/>
              <w:rFonts w:asciiTheme="minorHAnsi" w:hAnsiTheme="minorHAnsi" w:cstheme="minorHAnsi"/>
              <w:color w:val="595858"/>
              <w:sz w:val="23"/>
              <w:szCs w:val="23"/>
            </w:rPr>
          </w:rPrChange>
        </w:rPr>
      </w:pPr>
    </w:p>
    <w:p w14:paraId="48173E3F" w14:textId="5A3C1CF0" w:rsidR="00227856" w:rsidRPr="00227856" w:rsidRDefault="00227856" w:rsidP="00393544">
      <w:pPr>
        <w:shd w:val="clear" w:color="auto" w:fill="FFFFFF"/>
        <w:spacing w:after="315"/>
        <w:rPr>
          <w:rFonts w:asciiTheme="minorHAnsi" w:hAnsiTheme="minorHAnsi" w:cstheme="minorHAnsi"/>
          <w:color w:val="595858"/>
          <w:sz w:val="23"/>
          <w:szCs w:val="23"/>
          <w:lang w:val="fr-CA"/>
          <w:rPrChange w:id="147" w:author="Microsoft Office User" w:date="2020-10-23T16:05:00Z">
            <w:rPr>
              <w:rFonts w:asciiTheme="minorHAnsi" w:hAnsiTheme="minorHAnsi" w:cstheme="minorHAnsi"/>
              <w:color w:val="595858"/>
              <w:sz w:val="23"/>
              <w:szCs w:val="23"/>
            </w:rPr>
          </w:rPrChange>
        </w:rPr>
      </w:pPr>
    </w:p>
    <w:p w14:paraId="16DF107E" w14:textId="77777777" w:rsidR="00393544" w:rsidRPr="00227856" w:rsidRDefault="00393544">
      <w:pPr>
        <w:rPr>
          <w:rFonts w:asciiTheme="minorHAnsi" w:hAnsiTheme="minorHAnsi" w:cstheme="minorHAnsi"/>
          <w:lang w:val="fr-CA"/>
          <w:rPrChange w:id="148" w:author="Microsoft Office User" w:date="2020-10-23T16:05:00Z">
            <w:rPr>
              <w:rFonts w:asciiTheme="minorHAnsi" w:hAnsiTheme="minorHAnsi" w:cstheme="minorHAnsi"/>
            </w:rPr>
          </w:rPrChange>
        </w:rPr>
      </w:pPr>
    </w:p>
    <w:p w14:paraId="3A4832D0" w14:textId="77777777" w:rsidR="00393544" w:rsidRPr="00227856" w:rsidRDefault="00393544">
      <w:pPr>
        <w:rPr>
          <w:rFonts w:asciiTheme="minorHAnsi" w:hAnsiTheme="minorHAnsi" w:cstheme="minorHAnsi"/>
          <w:lang w:val="fr-CA"/>
          <w:rPrChange w:id="149" w:author="Microsoft Office User" w:date="2020-10-23T16:05:00Z">
            <w:rPr>
              <w:rFonts w:asciiTheme="minorHAnsi" w:hAnsiTheme="minorHAnsi" w:cstheme="minorHAnsi"/>
            </w:rPr>
          </w:rPrChange>
        </w:rPr>
      </w:pPr>
    </w:p>
    <w:sectPr w:rsidR="00393544" w:rsidRPr="00227856" w:rsidSect="00AD01A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9D7FEF"/>
    <w:multiLevelType w:val="multilevel"/>
    <w:tmpl w:val="77822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6BC"/>
    <w:rsid w:val="00065207"/>
    <w:rsid w:val="000E3C8C"/>
    <w:rsid w:val="00140011"/>
    <w:rsid w:val="001A3860"/>
    <w:rsid w:val="001F4965"/>
    <w:rsid w:val="00227856"/>
    <w:rsid w:val="00232132"/>
    <w:rsid w:val="00234314"/>
    <w:rsid w:val="00251B65"/>
    <w:rsid w:val="00255C81"/>
    <w:rsid w:val="002E0B40"/>
    <w:rsid w:val="00325EE4"/>
    <w:rsid w:val="003765AD"/>
    <w:rsid w:val="00393544"/>
    <w:rsid w:val="003B204D"/>
    <w:rsid w:val="004744F0"/>
    <w:rsid w:val="00475D7A"/>
    <w:rsid w:val="004A04CF"/>
    <w:rsid w:val="005233C6"/>
    <w:rsid w:val="006C2B9C"/>
    <w:rsid w:val="006D2EAF"/>
    <w:rsid w:val="00736B08"/>
    <w:rsid w:val="007E55FD"/>
    <w:rsid w:val="00882841"/>
    <w:rsid w:val="008D3F1D"/>
    <w:rsid w:val="008E4B8A"/>
    <w:rsid w:val="00905B04"/>
    <w:rsid w:val="00985DEA"/>
    <w:rsid w:val="009966BC"/>
    <w:rsid w:val="009C4B05"/>
    <w:rsid w:val="00A240F4"/>
    <w:rsid w:val="00AD01AA"/>
    <w:rsid w:val="00B16944"/>
    <w:rsid w:val="00B36392"/>
    <w:rsid w:val="00B40378"/>
    <w:rsid w:val="00C055D2"/>
    <w:rsid w:val="00C560B3"/>
    <w:rsid w:val="00C62B45"/>
    <w:rsid w:val="00C70BFF"/>
    <w:rsid w:val="00C72049"/>
    <w:rsid w:val="00C951EC"/>
    <w:rsid w:val="00CB1577"/>
    <w:rsid w:val="00CB6982"/>
    <w:rsid w:val="00D139BC"/>
    <w:rsid w:val="00DE2F0C"/>
    <w:rsid w:val="00E27E59"/>
    <w:rsid w:val="00E5251C"/>
    <w:rsid w:val="00EE102A"/>
    <w:rsid w:val="00F272B2"/>
    <w:rsid w:val="00F4683A"/>
    <w:rsid w:val="00F47BF8"/>
    <w:rsid w:val="00F54224"/>
    <w:rsid w:val="00F67DF8"/>
    <w:rsid w:val="00F746B4"/>
    <w:rsid w:val="00F7784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727C3"/>
  <w15:chartTrackingRefBased/>
  <w15:docId w15:val="{52612A8D-F731-D440-B768-44CAC1F5A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841"/>
    <w:rPr>
      <w:rFonts w:ascii="Times New Roman" w:eastAsia="Times New Roman" w:hAnsi="Times New Roman" w:cs="Times New Roman"/>
    </w:rPr>
  </w:style>
  <w:style w:type="paragraph" w:styleId="Heading1">
    <w:name w:val="heading 1"/>
    <w:basedOn w:val="Normal"/>
    <w:next w:val="Normal"/>
    <w:link w:val="Heading1Char"/>
    <w:uiPriority w:val="9"/>
    <w:qFormat/>
    <w:rsid w:val="00CB157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7DF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33C6"/>
    <w:rPr>
      <w:color w:val="0563C1" w:themeColor="hyperlink"/>
      <w:u w:val="single"/>
    </w:rPr>
  </w:style>
  <w:style w:type="character" w:styleId="UnresolvedMention">
    <w:name w:val="Unresolved Mention"/>
    <w:basedOn w:val="DefaultParagraphFont"/>
    <w:uiPriority w:val="99"/>
    <w:semiHidden/>
    <w:unhideWhenUsed/>
    <w:rsid w:val="005233C6"/>
    <w:rPr>
      <w:color w:val="605E5C"/>
      <w:shd w:val="clear" w:color="auto" w:fill="E1DFDD"/>
    </w:rPr>
  </w:style>
  <w:style w:type="character" w:styleId="FollowedHyperlink">
    <w:name w:val="FollowedHyperlink"/>
    <w:basedOn w:val="DefaultParagraphFont"/>
    <w:uiPriority w:val="99"/>
    <w:semiHidden/>
    <w:unhideWhenUsed/>
    <w:rsid w:val="00C62B45"/>
    <w:rPr>
      <w:color w:val="954F72" w:themeColor="followedHyperlink"/>
      <w:u w:val="single"/>
    </w:rPr>
  </w:style>
  <w:style w:type="character" w:customStyle="1" w:styleId="Heading1Char">
    <w:name w:val="Heading 1 Char"/>
    <w:basedOn w:val="DefaultParagraphFont"/>
    <w:link w:val="Heading1"/>
    <w:uiPriority w:val="9"/>
    <w:rsid w:val="00CB15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7DF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393544"/>
    <w:pPr>
      <w:spacing w:before="100" w:beforeAutospacing="1" w:after="100" w:afterAutospacing="1"/>
    </w:pPr>
  </w:style>
  <w:style w:type="character" w:customStyle="1" w:styleId="captionnumber">
    <w:name w:val="captionnumber"/>
    <w:basedOn w:val="DefaultParagraphFont"/>
    <w:rsid w:val="006D2EAF"/>
  </w:style>
  <w:style w:type="table" w:styleId="TableGrid">
    <w:name w:val="Table Grid"/>
    <w:basedOn w:val="TableNormal"/>
    <w:uiPriority w:val="39"/>
    <w:rsid w:val="002321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82841"/>
    <w:rPr>
      <w:b/>
      <w:bCs/>
    </w:rPr>
  </w:style>
  <w:style w:type="paragraph" w:styleId="BalloonText">
    <w:name w:val="Balloon Text"/>
    <w:basedOn w:val="Normal"/>
    <w:link w:val="BalloonTextChar"/>
    <w:uiPriority w:val="99"/>
    <w:semiHidden/>
    <w:unhideWhenUsed/>
    <w:rsid w:val="004A04CF"/>
    <w:rPr>
      <w:sz w:val="18"/>
      <w:szCs w:val="18"/>
    </w:rPr>
  </w:style>
  <w:style w:type="character" w:customStyle="1" w:styleId="BalloonTextChar">
    <w:name w:val="Balloon Text Char"/>
    <w:basedOn w:val="DefaultParagraphFont"/>
    <w:link w:val="BalloonText"/>
    <w:uiPriority w:val="99"/>
    <w:semiHidden/>
    <w:rsid w:val="004A04CF"/>
    <w:rPr>
      <w:rFonts w:ascii="Times New Roman" w:eastAsia="Times New Roman" w:hAnsi="Times New Roman" w:cs="Times New Roman"/>
      <w:sz w:val="18"/>
      <w:szCs w:val="18"/>
    </w:rPr>
  </w:style>
  <w:style w:type="character" w:styleId="CommentReference">
    <w:name w:val="annotation reference"/>
    <w:basedOn w:val="DefaultParagraphFont"/>
    <w:uiPriority w:val="99"/>
    <w:semiHidden/>
    <w:unhideWhenUsed/>
    <w:rsid w:val="004A04CF"/>
    <w:rPr>
      <w:sz w:val="16"/>
      <w:szCs w:val="16"/>
    </w:rPr>
  </w:style>
  <w:style w:type="paragraph" w:styleId="CommentText">
    <w:name w:val="annotation text"/>
    <w:basedOn w:val="Normal"/>
    <w:link w:val="CommentTextChar"/>
    <w:uiPriority w:val="99"/>
    <w:semiHidden/>
    <w:unhideWhenUsed/>
    <w:rsid w:val="004A04CF"/>
    <w:rPr>
      <w:sz w:val="20"/>
      <w:szCs w:val="20"/>
    </w:rPr>
  </w:style>
  <w:style w:type="character" w:customStyle="1" w:styleId="CommentTextChar">
    <w:name w:val="Comment Text Char"/>
    <w:basedOn w:val="DefaultParagraphFont"/>
    <w:link w:val="CommentText"/>
    <w:uiPriority w:val="99"/>
    <w:semiHidden/>
    <w:rsid w:val="004A04C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A04CF"/>
    <w:rPr>
      <w:b/>
      <w:bCs/>
    </w:rPr>
  </w:style>
  <w:style w:type="character" w:customStyle="1" w:styleId="CommentSubjectChar">
    <w:name w:val="Comment Subject Char"/>
    <w:basedOn w:val="CommentTextChar"/>
    <w:link w:val="CommentSubject"/>
    <w:uiPriority w:val="99"/>
    <w:semiHidden/>
    <w:rsid w:val="004A04CF"/>
    <w:rPr>
      <w:rFonts w:ascii="Times New Roman" w:eastAsia="Times New Roman" w:hAnsi="Times New Roman" w:cs="Times New Roman"/>
      <w:b/>
      <w:bCs/>
      <w:sz w:val="20"/>
      <w:szCs w:val="20"/>
    </w:rPr>
  </w:style>
  <w:style w:type="table" w:styleId="TableGridLight">
    <w:name w:val="Grid Table Light"/>
    <w:basedOn w:val="TableNormal"/>
    <w:uiPriority w:val="40"/>
    <w:rsid w:val="00475D7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16355">
      <w:bodyDiv w:val="1"/>
      <w:marLeft w:val="0"/>
      <w:marRight w:val="0"/>
      <w:marTop w:val="0"/>
      <w:marBottom w:val="0"/>
      <w:divBdr>
        <w:top w:val="none" w:sz="0" w:space="0" w:color="auto"/>
        <w:left w:val="none" w:sz="0" w:space="0" w:color="auto"/>
        <w:bottom w:val="none" w:sz="0" w:space="0" w:color="auto"/>
        <w:right w:val="none" w:sz="0" w:space="0" w:color="auto"/>
      </w:divBdr>
    </w:div>
    <w:div w:id="101613095">
      <w:bodyDiv w:val="1"/>
      <w:marLeft w:val="0"/>
      <w:marRight w:val="0"/>
      <w:marTop w:val="0"/>
      <w:marBottom w:val="0"/>
      <w:divBdr>
        <w:top w:val="none" w:sz="0" w:space="0" w:color="auto"/>
        <w:left w:val="none" w:sz="0" w:space="0" w:color="auto"/>
        <w:bottom w:val="none" w:sz="0" w:space="0" w:color="auto"/>
        <w:right w:val="none" w:sz="0" w:space="0" w:color="auto"/>
      </w:divBdr>
    </w:div>
    <w:div w:id="146479895">
      <w:bodyDiv w:val="1"/>
      <w:marLeft w:val="0"/>
      <w:marRight w:val="0"/>
      <w:marTop w:val="0"/>
      <w:marBottom w:val="0"/>
      <w:divBdr>
        <w:top w:val="none" w:sz="0" w:space="0" w:color="auto"/>
        <w:left w:val="none" w:sz="0" w:space="0" w:color="auto"/>
        <w:bottom w:val="none" w:sz="0" w:space="0" w:color="auto"/>
        <w:right w:val="none" w:sz="0" w:space="0" w:color="auto"/>
      </w:divBdr>
    </w:div>
    <w:div w:id="187377789">
      <w:bodyDiv w:val="1"/>
      <w:marLeft w:val="0"/>
      <w:marRight w:val="0"/>
      <w:marTop w:val="0"/>
      <w:marBottom w:val="0"/>
      <w:divBdr>
        <w:top w:val="none" w:sz="0" w:space="0" w:color="auto"/>
        <w:left w:val="none" w:sz="0" w:space="0" w:color="auto"/>
        <w:bottom w:val="none" w:sz="0" w:space="0" w:color="auto"/>
        <w:right w:val="none" w:sz="0" w:space="0" w:color="auto"/>
      </w:divBdr>
    </w:div>
    <w:div w:id="226721298">
      <w:bodyDiv w:val="1"/>
      <w:marLeft w:val="0"/>
      <w:marRight w:val="0"/>
      <w:marTop w:val="0"/>
      <w:marBottom w:val="0"/>
      <w:divBdr>
        <w:top w:val="none" w:sz="0" w:space="0" w:color="auto"/>
        <w:left w:val="none" w:sz="0" w:space="0" w:color="auto"/>
        <w:bottom w:val="none" w:sz="0" w:space="0" w:color="auto"/>
        <w:right w:val="none" w:sz="0" w:space="0" w:color="auto"/>
      </w:divBdr>
    </w:div>
    <w:div w:id="256599614">
      <w:bodyDiv w:val="1"/>
      <w:marLeft w:val="0"/>
      <w:marRight w:val="0"/>
      <w:marTop w:val="0"/>
      <w:marBottom w:val="0"/>
      <w:divBdr>
        <w:top w:val="none" w:sz="0" w:space="0" w:color="auto"/>
        <w:left w:val="none" w:sz="0" w:space="0" w:color="auto"/>
        <w:bottom w:val="none" w:sz="0" w:space="0" w:color="auto"/>
        <w:right w:val="none" w:sz="0" w:space="0" w:color="auto"/>
      </w:divBdr>
      <w:divsChild>
        <w:div w:id="1046100763">
          <w:marLeft w:val="0"/>
          <w:marRight w:val="0"/>
          <w:marTop w:val="0"/>
          <w:marBottom w:val="240"/>
          <w:divBdr>
            <w:top w:val="none" w:sz="0" w:space="0" w:color="auto"/>
            <w:left w:val="none" w:sz="0" w:space="0" w:color="auto"/>
            <w:bottom w:val="none" w:sz="0" w:space="0" w:color="auto"/>
            <w:right w:val="none" w:sz="0" w:space="0" w:color="auto"/>
          </w:divBdr>
          <w:divsChild>
            <w:div w:id="200612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66291">
      <w:bodyDiv w:val="1"/>
      <w:marLeft w:val="0"/>
      <w:marRight w:val="0"/>
      <w:marTop w:val="0"/>
      <w:marBottom w:val="0"/>
      <w:divBdr>
        <w:top w:val="none" w:sz="0" w:space="0" w:color="auto"/>
        <w:left w:val="none" w:sz="0" w:space="0" w:color="auto"/>
        <w:bottom w:val="none" w:sz="0" w:space="0" w:color="auto"/>
        <w:right w:val="none" w:sz="0" w:space="0" w:color="auto"/>
      </w:divBdr>
      <w:divsChild>
        <w:div w:id="2135445306">
          <w:marLeft w:val="0"/>
          <w:marRight w:val="0"/>
          <w:marTop w:val="0"/>
          <w:marBottom w:val="240"/>
          <w:divBdr>
            <w:top w:val="none" w:sz="0" w:space="0" w:color="auto"/>
            <w:left w:val="none" w:sz="0" w:space="0" w:color="auto"/>
            <w:bottom w:val="none" w:sz="0" w:space="0" w:color="auto"/>
            <w:right w:val="none" w:sz="0" w:space="0" w:color="auto"/>
          </w:divBdr>
          <w:divsChild>
            <w:div w:id="190980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33757">
      <w:bodyDiv w:val="1"/>
      <w:marLeft w:val="0"/>
      <w:marRight w:val="0"/>
      <w:marTop w:val="0"/>
      <w:marBottom w:val="0"/>
      <w:divBdr>
        <w:top w:val="none" w:sz="0" w:space="0" w:color="auto"/>
        <w:left w:val="none" w:sz="0" w:space="0" w:color="auto"/>
        <w:bottom w:val="none" w:sz="0" w:space="0" w:color="auto"/>
        <w:right w:val="none" w:sz="0" w:space="0" w:color="auto"/>
      </w:divBdr>
    </w:div>
    <w:div w:id="475220848">
      <w:bodyDiv w:val="1"/>
      <w:marLeft w:val="0"/>
      <w:marRight w:val="0"/>
      <w:marTop w:val="0"/>
      <w:marBottom w:val="0"/>
      <w:divBdr>
        <w:top w:val="none" w:sz="0" w:space="0" w:color="auto"/>
        <w:left w:val="none" w:sz="0" w:space="0" w:color="auto"/>
        <w:bottom w:val="none" w:sz="0" w:space="0" w:color="auto"/>
        <w:right w:val="none" w:sz="0" w:space="0" w:color="auto"/>
      </w:divBdr>
    </w:div>
    <w:div w:id="506098636">
      <w:bodyDiv w:val="1"/>
      <w:marLeft w:val="0"/>
      <w:marRight w:val="0"/>
      <w:marTop w:val="0"/>
      <w:marBottom w:val="0"/>
      <w:divBdr>
        <w:top w:val="none" w:sz="0" w:space="0" w:color="auto"/>
        <w:left w:val="none" w:sz="0" w:space="0" w:color="auto"/>
        <w:bottom w:val="none" w:sz="0" w:space="0" w:color="auto"/>
        <w:right w:val="none" w:sz="0" w:space="0" w:color="auto"/>
      </w:divBdr>
    </w:div>
    <w:div w:id="558977381">
      <w:bodyDiv w:val="1"/>
      <w:marLeft w:val="0"/>
      <w:marRight w:val="0"/>
      <w:marTop w:val="0"/>
      <w:marBottom w:val="0"/>
      <w:divBdr>
        <w:top w:val="none" w:sz="0" w:space="0" w:color="auto"/>
        <w:left w:val="none" w:sz="0" w:space="0" w:color="auto"/>
        <w:bottom w:val="none" w:sz="0" w:space="0" w:color="auto"/>
        <w:right w:val="none" w:sz="0" w:space="0" w:color="auto"/>
      </w:divBdr>
    </w:div>
    <w:div w:id="641085287">
      <w:bodyDiv w:val="1"/>
      <w:marLeft w:val="0"/>
      <w:marRight w:val="0"/>
      <w:marTop w:val="0"/>
      <w:marBottom w:val="0"/>
      <w:divBdr>
        <w:top w:val="none" w:sz="0" w:space="0" w:color="auto"/>
        <w:left w:val="none" w:sz="0" w:space="0" w:color="auto"/>
        <w:bottom w:val="none" w:sz="0" w:space="0" w:color="auto"/>
        <w:right w:val="none" w:sz="0" w:space="0" w:color="auto"/>
      </w:divBdr>
    </w:div>
    <w:div w:id="748694999">
      <w:bodyDiv w:val="1"/>
      <w:marLeft w:val="0"/>
      <w:marRight w:val="0"/>
      <w:marTop w:val="0"/>
      <w:marBottom w:val="0"/>
      <w:divBdr>
        <w:top w:val="none" w:sz="0" w:space="0" w:color="auto"/>
        <w:left w:val="none" w:sz="0" w:space="0" w:color="auto"/>
        <w:bottom w:val="none" w:sz="0" w:space="0" w:color="auto"/>
        <w:right w:val="none" w:sz="0" w:space="0" w:color="auto"/>
      </w:divBdr>
    </w:div>
    <w:div w:id="891385846">
      <w:bodyDiv w:val="1"/>
      <w:marLeft w:val="0"/>
      <w:marRight w:val="0"/>
      <w:marTop w:val="0"/>
      <w:marBottom w:val="0"/>
      <w:divBdr>
        <w:top w:val="none" w:sz="0" w:space="0" w:color="auto"/>
        <w:left w:val="none" w:sz="0" w:space="0" w:color="auto"/>
        <w:bottom w:val="none" w:sz="0" w:space="0" w:color="auto"/>
        <w:right w:val="none" w:sz="0" w:space="0" w:color="auto"/>
      </w:divBdr>
    </w:div>
    <w:div w:id="1129668714">
      <w:bodyDiv w:val="1"/>
      <w:marLeft w:val="0"/>
      <w:marRight w:val="0"/>
      <w:marTop w:val="0"/>
      <w:marBottom w:val="0"/>
      <w:divBdr>
        <w:top w:val="none" w:sz="0" w:space="0" w:color="auto"/>
        <w:left w:val="none" w:sz="0" w:space="0" w:color="auto"/>
        <w:bottom w:val="none" w:sz="0" w:space="0" w:color="auto"/>
        <w:right w:val="none" w:sz="0" w:space="0" w:color="auto"/>
      </w:divBdr>
      <w:divsChild>
        <w:div w:id="1473250366">
          <w:marLeft w:val="0"/>
          <w:marRight w:val="0"/>
          <w:marTop w:val="0"/>
          <w:marBottom w:val="240"/>
          <w:divBdr>
            <w:top w:val="none" w:sz="0" w:space="0" w:color="auto"/>
            <w:left w:val="none" w:sz="0" w:space="0" w:color="auto"/>
            <w:bottom w:val="none" w:sz="0" w:space="0" w:color="auto"/>
            <w:right w:val="none" w:sz="0" w:space="0" w:color="auto"/>
          </w:divBdr>
          <w:divsChild>
            <w:div w:id="17736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11574">
      <w:bodyDiv w:val="1"/>
      <w:marLeft w:val="0"/>
      <w:marRight w:val="0"/>
      <w:marTop w:val="0"/>
      <w:marBottom w:val="0"/>
      <w:divBdr>
        <w:top w:val="none" w:sz="0" w:space="0" w:color="auto"/>
        <w:left w:val="none" w:sz="0" w:space="0" w:color="auto"/>
        <w:bottom w:val="none" w:sz="0" w:space="0" w:color="auto"/>
        <w:right w:val="none" w:sz="0" w:space="0" w:color="auto"/>
      </w:divBdr>
    </w:div>
    <w:div w:id="1233201285">
      <w:bodyDiv w:val="1"/>
      <w:marLeft w:val="0"/>
      <w:marRight w:val="0"/>
      <w:marTop w:val="0"/>
      <w:marBottom w:val="0"/>
      <w:divBdr>
        <w:top w:val="none" w:sz="0" w:space="0" w:color="auto"/>
        <w:left w:val="none" w:sz="0" w:space="0" w:color="auto"/>
        <w:bottom w:val="none" w:sz="0" w:space="0" w:color="auto"/>
        <w:right w:val="none" w:sz="0" w:space="0" w:color="auto"/>
      </w:divBdr>
    </w:div>
    <w:div w:id="1305813223">
      <w:bodyDiv w:val="1"/>
      <w:marLeft w:val="0"/>
      <w:marRight w:val="0"/>
      <w:marTop w:val="0"/>
      <w:marBottom w:val="0"/>
      <w:divBdr>
        <w:top w:val="none" w:sz="0" w:space="0" w:color="auto"/>
        <w:left w:val="none" w:sz="0" w:space="0" w:color="auto"/>
        <w:bottom w:val="none" w:sz="0" w:space="0" w:color="auto"/>
        <w:right w:val="none" w:sz="0" w:space="0" w:color="auto"/>
      </w:divBdr>
    </w:div>
    <w:div w:id="1388262809">
      <w:bodyDiv w:val="1"/>
      <w:marLeft w:val="0"/>
      <w:marRight w:val="0"/>
      <w:marTop w:val="0"/>
      <w:marBottom w:val="0"/>
      <w:divBdr>
        <w:top w:val="none" w:sz="0" w:space="0" w:color="auto"/>
        <w:left w:val="none" w:sz="0" w:space="0" w:color="auto"/>
        <w:bottom w:val="none" w:sz="0" w:space="0" w:color="auto"/>
        <w:right w:val="none" w:sz="0" w:space="0" w:color="auto"/>
      </w:divBdr>
    </w:div>
    <w:div w:id="1393771398">
      <w:bodyDiv w:val="1"/>
      <w:marLeft w:val="0"/>
      <w:marRight w:val="0"/>
      <w:marTop w:val="0"/>
      <w:marBottom w:val="0"/>
      <w:divBdr>
        <w:top w:val="none" w:sz="0" w:space="0" w:color="auto"/>
        <w:left w:val="none" w:sz="0" w:space="0" w:color="auto"/>
        <w:bottom w:val="none" w:sz="0" w:space="0" w:color="auto"/>
        <w:right w:val="none" w:sz="0" w:space="0" w:color="auto"/>
      </w:divBdr>
    </w:div>
    <w:div w:id="1448112823">
      <w:bodyDiv w:val="1"/>
      <w:marLeft w:val="0"/>
      <w:marRight w:val="0"/>
      <w:marTop w:val="0"/>
      <w:marBottom w:val="0"/>
      <w:divBdr>
        <w:top w:val="none" w:sz="0" w:space="0" w:color="auto"/>
        <w:left w:val="none" w:sz="0" w:space="0" w:color="auto"/>
        <w:bottom w:val="none" w:sz="0" w:space="0" w:color="auto"/>
        <w:right w:val="none" w:sz="0" w:space="0" w:color="auto"/>
      </w:divBdr>
    </w:div>
    <w:div w:id="1458260013">
      <w:bodyDiv w:val="1"/>
      <w:marLeft w:val="0"/>
      <w:marRight w:val="0"/>
      <w:marTop w:val="0"/>
      <w:marBottom w:val="0"/>
      <w:divBdr>
        <w:top w:val="none" w:sz="0" w:space="0" w:color="auto"/>
        <w:left w:val="none" w:sz="0" w:space="0" w:color="auto"/>
        <w:bottom w:val="none" w:sz="0" w:space="0" w:color="auto"/>
        <w:right w:val="none" w:sz="0" w:space="0" w:color="auto"/>
      </w:divBdr>
    </w:div>
    <w:div w:id="1489129897">
      <w:bodyDiv w:val="1"/>
      <w:marLeft w:val="0"/>
      <w:marRight w:val="0"/>
      <w:marTop w:val="0"/>
      <w:marBottom w:val="0"/>
      <w:divBdr>
        <w:top w:val="none" w:sz="0" w:space="0" w:color="auto"/>
        <w:left w:val="none" w:sz="0" w:space="0" w:color="auto"/>
        <w:bottom w:val="none" w:sz="0" w:space="0" w:color="auto"/>
        <w:right w:val="none" w:sz="0" w:space="0" w:color="auto"/>
      </w:divBdr>
    </w:div>
    <w:div w:id="1570530228">
      <w:bodyDiv w:val="1"/>
      <w:marLeft w:val="0"/>
      <w:marRight w:val="0"/>
      <w:marTop w:val="0"/>
      <w:marBottom w:val="0"/>
      <w:divBdr>
        <w:top w:val="none" w:sz="0" w:space="0" w:color="auto"/>
        <w:left w:val="none" w:sz="0" w:space="0" w:color="auto"/>
        <w:bottom w:val="none" w:sz="0" w:space="0" w:color="auto"/>
        <w:right w:val="none" w:sz="0" w:space="0" w:color="auto"/>
      </w:divBdr>
    </w:div>
    <w:div w:id="1571231843">
      <w:bodyDiv w:val="1"/>
      <w:marLeft w:val="0"/>
      <w:marRight w:val="0"/>
      <w:marTop w:val="0"/>
      <w:marBottom w:val="0"/>
      <w:divBdr>
        <w:top w:val="none" w:sz="0" w:space="0" w:color="auto"/>
        <w:left w:val="none" w:sz="0" w:space="0" w:color="auto"/>
        <w:bottom w:val="none" w:sz="0" w:space="0" w:color="auto"/>
        <w:right w:val="none" w:sz="0" w:space="0" w:color="auto"/>
      </w:divBdr>
    </w:div>
    <w:div w:id="1600217611">
      <w:bodyDiv w:val="1"/>
      <w:marLeft w:val="0"/>
      <w:marRight w:val="0"/>
      <w:marTop w:val="0"/>
      <w:marBottom w:val="0"/>
      <w:divBdr>
        <w:top w:val="none" w:sz="0" w:space="0" w:color="auto"/>
        <w:left w:val="none" w:sz="0" w:space="0" w:color="auto"/>
        <w:bottom w:val="none" w:sz="0" w:space="0" w:color="auto"/>
        <w:right w:val="none" w:sz="0" w:space="0" w:color="auto"/>
      </w:divBdr>
    </w:div>
    <w:div w:id="1646395443">
      <w:bodyDiv w:val="1"/>
      <w:marLeft w:val="0"/>
      <w:marRight w:val="0"/>
      <w:marTop w:val="0"/>
      <w:marBottom w:val="0"/>
      <w:divBdr>
        <w:top w:val="none" w:sz="0" w:space="0" w:color="auto"/>
        <w:left w:val="none" w:sz="0" w:space="0" w:color="auto"/>
        <w:bottom w:val="none" w:sz="0" w:space="0" w:color="auto"/>
        <w:right w:val="none" w:sz="0" w:space="0" w:color="auto"/>
      </w:divBdr>
    </w:div>
    <w:div w:id="1702391169">
      <w:bodyDiv w:val="1"/>
      <w:marLeft w:val="0"/>
      <w:marRight w:val="0"/>
      <w:marTop w:val="0"/>
      <w:marBottom w:val="0"/>
      <w:divBdr>
        <w:top w:val="none" w:sz="0" w:space="0" w:color="auto"/>
        <w:left w:val="none" w:sz="0" w:space="0" w:color="auto"/>
        <w:bottom w:val="none" w:sz="0" w:space="0" w:color="auto"/>
        <w:right w:val="none" w:sz="0" w:space="0" w:color="auto"/>
      </w:divBdr>
    </w:div>
    <w:div w:id="1816609110">
      <w:bodyDiv w:val="1"/>
      <w:marLeft w:val="0"/>
      <w:marRight w:val="0"/>
      <w:marTop w:val="0"/>
      <w:marBottom w:val="0"/>
      <w:divBdr>
        <w:top w:val="none" w:sz="0" w:space="0" w:color="auto"/>
        <w:left w:val="none" w:sz="0" w:space="0" w:color="auto"/>
        <w:bottom w:val="none" w:sz="0" w:space="0" w:color="auto"/>
        <w:right w:val="none" w:sz="0" w:space="0" w:color="auto"/>
      </w:divBdr>
    </w:div>
    <w:div w:id="1825589577">
      <w:bodyDiv w:val="1"/>
      <w:marLeft w:val="0"/>
      <w:marRight w:val="0"/>
      <w:marTop w:val="0"/>
      <w:marBottom w:val="0"/>
      <w:divBdr>
        <w:top w:val="none" w:sz="0" w:space="0" w:color="auto"/>
        <w:left w:val="none" w:sz="0" w:space="0" w:color="auto"/>
        <w:bottom w:val="none" w:sz="0" w:space="0" w:color="auto"/>
        <w:right w:val="none" w:sz="0" w:space="0" w:color="auto"/>
      </w:divBdr>
    </w:div>
    <w:div w:id="1851022954">
      <w:bodyDiv w:val="1"/>
      <w:marLeft w:val="0"/>
      <w:marRight w:val="0"/>
      <w:marTop w:val="0"/>
      <w:marBottom w:val="0"/>
      <w:divBdr>
        <w:top w:val="none" w:sz="0" w:space="0" w:color="auto"/>
        <w:left w:val="none" w:sz="0" w:space="0" w:color="auto"/>
        <w:bottom w:val="none" w:sz="0" w:space="0" w:color="auto"/>
        <w:right w:val="none" w:sz="0" w:space="0" w:color="auto"/>
      </w:divBdr>
    </w:div>
    <w:div w:id="1923223594">
      <w:bodyDiv w:val="1"/>
      <w:marLeft w:val="0"/>
      <w:marRight w:val="0"/>
      <w:marTop w:val="0"/>
      <w:marBottom w:val="0"/>
      <w:divBdr>
        <w:top w:val="none" w:sz="0" w:space="0" w:color="auto"/>
        <w:left w:val="none" w:sz="0" w:space="0" w:color="auto"/>
        <w:bottom w:val="none" w:sz="0" w:space="0" w:color="auto"/>
        <w:right w:val="none" w:sz="0" w:space="0" w:color="auto"/>
      </w:divBdr>
    </w:div>
    <w:div w:id="1945652006">
      <w:bodyDiv w:val="1"/>
      <w:marLeft w:val="0"/>
      <w:marRight w:val="0"/>
      <w:marTop w:val="0"/>
      <w:marBottom w:val="0"/>
      <w:divBdr>
        <w:top w:val="none" w:sz="0" w:space="0" w:color="auto"/>
        <w:left w:val="none" w:sz="0" w:space="0" w:color="auto"/>
        <w:bottom w:val="none" w:sz="0" w:space="0" w:color="auto"/>
        <w:right w:val="none" w:sz="0" w:space="0" w:color="auto"/>
      </w:divBdr>
    </w:div>
    <w:div w:id="1983073562">
      <w:bodyDiv w:val="1"/>
      <w:marLeft w:val="0"/>
      <w:marRight w:val="0"/>
      <w:marTop w:val="0"/>
      <w:marBottom w:val="0"/>
      <w:divBdr>
        <w:top w:val="none" w:sz="0" w:space="0" w:color="auto"/>
        <w:left w:val="none" w:sz="0" w:space="0" w:color="auto"/>
        <w:bottom w:val="none" w:sz="0" w:space="0" w:color="auto"/>
        <w:right w:val="none" w:sz="0" w:space="0" w:color="auto"/>
      </w:divBdr>
    </w:div>
    <w:div w:id="2009166718">
      <w:bodyDiv w:val="1"/>
      <w:marLeft w:val="0"/>
      <w:marRight w:val="0"/>
      <w:marTop w:val="0"/>
      <w:marBottom w:val="0"/>
      <w:divBdr>
        <w:top w:val="none" w:sz="0" w:space="0" w:color="auto"/>
        <w:left w:val="none" w:sz="0" w:space="0" w:color="auto"/>
        <w:bottom w:val="none" w:sz="0" w:space="0" w:color="auto"/>
        <w:right w:val="none" w:sz="0" w:space="0" w:color="auto"/>
      </w:divBdr>
    </w:div>
    <w:div w:id="2033409837">
      <w:bodyDiv w:val="1"/>
      <w:marLeft w:val="0"/>
      <w:marRight w:val="0"/>
      <w:marTop w:val="0"/>
      <w:marBottom w:val="0"/>
      <w:divBdr>
        <w:top w:val="none" w:sz="0" w:space="0" w:color="auto"/>
        <w:left w:val="none" w:sz="0" w:space="0" w:color="auto"/>
        <w:bottom w:val="none" w:sz="0" w:space="0" w:color="auto"/>
        <w:right w:val="none" w:sz="0" w:space="0" w:color="auto"/>
      </w:divBdr>
    </w:div>
    <w:div w:id="2129927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analyticsvidhya.com/blog/2019/07/computer-vision-implementing-mask-r-cnn-image-segmentation/?utm_source=blog&amp;utm_medium=introduction-image-segmentation-techniques-python"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978073DF-5E19-4F41-A907-2CC2E606C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4</Pages>
  <Words>932</Words>
  <Characters>5315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cp:revision>
  <dcterms:created xsi:type="dcterms:W3CDTF">2020-10-23T18:17:00Z</dcterms:created>
  <dcterms:modified xsi:type="dcterms:W3CDTF">2020-10-23T20:24:00Z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
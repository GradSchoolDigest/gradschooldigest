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6C04A" w14:textId="70ABD041" w:rsidR="002F3EB7" w:rsidRDefault="009A5907" w:rsidP="00194912">
      <w:pPr>
        <w:ind w:firstLine="720"/>
        <w:jc w:val="center"/>
        <w:rPr>
          <w:rFonts w:asciiTheme="majorHAnsi" w:hAnsiTheme="majorHAnsi" w:cstheme="majorHAnsi"/>
        </w:rPr>
      </w:pPr>
      <w:bookmarkStart w:id="0" w:name="_Hlk53655834"/>
      <w:r>
        <w:rPr>
          <w:rFonts w:asciiTheme="majorHAnsi" w:hAnsiTheme="majorHAnsi" w:cstheme="majorHAnsi"/>
        </w:rPr>
        <w:t xml:space="preserve">Tapping into Your Blood: </w:t>
      </w:r>
      <w:r w:rsidR="006935FC">
        <w:rPr>
          <w:rFonts w:asciiTheme="majorHAnsi" w:hAnsiTheme="majorHAnsi" w:cstheme="majorHAnsi"/>
        </w:rPr>
        <w:t xml:space="preserve">Detecting Cancer </w:t>
      </w:r>
      <w:r w:rsidR="001D4C87">
        <w:rPr>
          <w:rFonts w:asciiTheme="majorHAnsi" w:hAnsiTheme="majorHAnsi" w:cstheme="majorHAnsi"/>
        </w:rPr>
        <w:t>through</w:t>
      </w:r>
      <w:r w:rsidR="006935F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</w:t>
      </w:r>
      <w:r w:rsidR="002F3EB7">
        <w:rPr>
          <w:rFonts w:asciiTheme="majorHAnsi" w:hAnsiTheme="majorHAnsi" w:cstheme="majorHAnsi"/>
        </w:rPr>
        <w:t xml:space="preserve">iquid </w:t>
      </w:r>
      <w:r>
        <w:rPr>
          <w:rFonts w:asciiTheme="majorHAnsi" w:hAnsiTheme="majorHAnsi" w:cstheme="majorHAnsi"/>
        </w:rPr>
        <w:t>B</w:t>
      </w:r>
      <w:r w:rsidR="002F3EB7">
        <w:rPr>
          <w:rFonts w:asciiTheme="majorHAnsi" w:hAnsiTheme="majorHAnsi" w:cstheme="majorHAnsi"/>
        </w:rPr>
        <w:t>iopsies</w:t>
      </w:r>
    </w:p>
    <w:p w14:paraId="644E6008" w14:textId="295C6DFD" w:rsidR="00BC3BE8" w:rsidRDefault="00BC3BE8" w:rsidP="00BC3BE8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blood </w:t>
      </w:r>
      <w:r w:rsidR="00FA4C74">
        <w:rPr>
          <w:rFonts w:asciiTheme="majorHAnsi" w:hAnsiTheme="majorHAnsi" w:cstheme="majorHAnsi"/>
        </w:rPr>
        <w:t xml:space="preserve">is </w:t>
      </w:r>
      <w:r>
        <w:rPr>
          <w:rFonts w:asciiTheme="majorHAnsi" w:hAnsiTheme="majorHAnsi" w:cstheme="majorHAnsi"/>
        </w:rPr>
        <w:t>a bountiful source of information that cancer researchers and clinicians have been ta</w:t>
      </w:r>
      <w:r w:rsidR="004E669C"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</w:rPr>
        <w:t xml:space="preserve">ping into for </w:t>
      </w:r>
      <w:r w:rsidR="007A2EDF">
        <w:rPr>
          <w:rFonts w:asciiTheme="majorHAnsi" w:hAnsiTheme="majorHAnsi" w:cstheme="majorHAnsi"/>
        </w:rPr>
        <w:t xml:space="preserve">over a </w:t>
      </w:r>
      <w:r>
        <w:rPr>
          <w:rFonts w:asciiTheme="majorHAnsi" w:hAnsiTheme="majorHAnsi" w:cstheme="majorHAnsi"/>
        </w:rPr>
        <w:t>cent</w:t>
      </w:r>
      <w:r w:rsidR="007A2EDF">
        <w:rPr>
          <w:rFonts w:asciiTheme="majorHAnsi" w:hAnsiTheme="majorHAnsi" w:cstheme="majorHAnsi"/>
        </w:rPr>
        <w:t>ury</w:t>
      </w:r>
      <w:r>
        <w:rPr>
          <w:rFonts w:asciiTheme="majorHAnsi" w:hAnsiTheme="majorHAnsi" w:cstheme="majorHAnsi"/>
        </w:rPr>
        <w:t xml:space="preserve">. For </w:t>
      </w:r>
      <w:r w:rsidR="00A27910">
        <w:rPr>
          <w:rFonts w:asciiTheme="majorHAnsi" w:hAnsiTheme="majorHAnsi" w:cstheme="majorHAnsi"/>
        </w:rPr>
        <w:t>instance,</w:t>
      </w:r>
      <w:r>
        <w:rPr>
          <w:rFonts w:asciiTheme="majorHAnsi" w:hAnsiTheme="majorHAnsi" w:cstheme="majorHAnsi"/>
        </w:rPr>
        <w:t xml:space="preserve"> many</w:t>
      </w:r>
      <w:r w:rsidR="00FB2FCD">
        <w:rPr>
          <w:rFonts w:asciiTheme="majorHAnsi" w:hAnsiTheme="majorHAnsi" w:cstheme="majorHAnsi"/>
        </w:rPr>
        <w:t xml:space="preserve"> cancer</w:t>
      </w:r>
      <w:r>
        <w:rPr>
          <w:rFonts w:asciiTheme="majorHAnsi" w:hAnsiTheme="majorHAnsi" w:cstheme="majorHAnsi"/>
        </w:rPr>
        <w:t xml:space="preserve"> </w:t>
      </w:r>
      <w:r w:rsidRPr="00194912">
        <w:rPr>
          <w:rFonts w:asciiTheme="majorHAnsi" w:hAnsiTheme="majorHAnsi" w:cstheme="majorHAnsi"/>
          <w:b/>
          <w:bCs/>
        </w:rPr>
        <w:t>biomarkers</w:t>
      </w:r>
      <w:r w:rsidR="008360CC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 xml:space="preserve">quantifiable indicators of </w:t>
      </w:r>
      <w:r w:rsidR="00FB2FCD">
        <w:rPr>
          <w:rFonts w:asciiTheme="majorHAnsi" w:hAnsiTheme="majorHAnsi" w:cstheme="majorHAnsi"/>
        </w:rPr>
        <w:t>cancer</w:t>
      </w:r>
      <w:r w:rsidR="000A51EC">
        <w:rPr>
          <w:rFonts w:asciiTheme="majorHAnsi" w:hAnsiTheme="majorHAnsi" w:cstheme="majorHAnsi"/>
        </w:rPr>
        <w:t xml:space="preserve"> presence</w:t>
      </w:r>
      <w:r w:rsidR="008360CC">
        <w:rPr>
          <w:rFonts w:asciiTheme="majorHAnsi" w:hAnsiTheme="majorHAnsi" w:cstheme="majorHAnsi"/>
        </w:rPr>
        <w:t xml:space="preserve">) </w:t>
      </w:r>
      <w:r>
        <w:rPr>
          <w:rFonts w:asciiTheme="majorHAnsi" w:hAnsiTheme="majorHAnsi" w:cstheme="majorHAnsi"/>
        </w:rPr>
        <w:t>can be found in blood and are useful in making clinical decisions</w:t>
      </w:r>
      <w:r w:rsidR="00CA3E4E">
        <w:rPr>
          <w:rFonts w:asciiTheme="majorHAnsi" w:hAnsiTheme="majorHAnsi" w:cstheme="majorHAnsi"/>
          <w:vertAlign w:val="superscript"/>
        </w:rPr>
        <w:t>1</w:t>
      </w:r>
      <w:r>
        <w:rPr>
          <w:rFonts w:asciiTheme="majorHAnsi" w:hAnsiTheme="majorHAnsi" w:cstheme="majorHAnsi"/>
        </w:rPr>
        <w:t xml:space="preserve">. </w:t>
      </w:r>
      <w:r w:rsidR="003C7753">
        <w:rPr>
          <w:rFonts w:asciiTheme="majorHAnsi" w:hAnsiTheme="majorHAnsi" w:cstheme="majorHAnsi"/>
        </w:rPr>
        <w:t>It is important to note</w:t>
      </w:r>
      <w:r w:rsidR="00221E9A">
        <w:rPr>
          <w:rFonts w:asciiTheme="majorHAnsi" w:hAnsiTheme="majorHAnsi" w:cstheme="majorHAnsi"/>
        </w:rPr>
        <w:t>,</w:t>
      </w:r>
      <w:r w:rsidR="003C7753">
        <w:rPr>
          <w:rFonts w:asciiTheme="majorHAnsi" w:hAnsiTheme="majorHAnsi" w:cstheme="majorHAnsi"/>
        </w:rPr>
        <w:t xml:space="preserve"> </w:t>
      </w:r>
      <w:r w:rsidR="00F838E2">
        <w:rPr>
          <w:rFonts w:asciiTheme="majorHAnsi" w:hAnsiTheme="majorHAnsi" w:cstheme="majorHAnsi"/>
        </w:rPr>
        <w:t>though</w:t>
      </w:r>
      <w:r w:rsidR="00221E9A">
        <w:rPr>
          <w:rFonts w:asciiTheme="majorHAnsi" w:hAnsiTheme="majorHAnsi" w:cstheme="majorHAnsi"/>
        </w:rPr>
        <w:t>,</w:t>
      </w:r>
      <w:r w:rsidR="00F838E2">
        <w:rPr>
          <w:rFonts w:asciiTheme="majorHAnsi" w:hAnsiTheme="majorHAnsi" w:cstheme="majorHAnsi"/>
        </w:rPr>
        <w:t xml:space="preserve"> </w:t>
      </w:r>
      <w:r w:rsidR="003C7753">
        <w:rPr>
          <w:rFonts w:asciiTheme="majorHAnsi" w:hAnsiTheme="majorHAnsi" w:cstheme="majorHAnsi"/>
        </w:rPr>
        <w:t xml:space="preserve">that biomarkers </w:t>
      </w:r>
      <w:proofErr w:type="gramStart"/>
      <w:r w:rsidR="003C7753">
        <w:rPr>
          <w:rFonts w:asciiTheme="majorHAnsi" w:hAnsiTheme="majorHAnsi" w:cstheme="majorHAnsi"/>
        </w:rPr>
        <w:t>aren’t</w:t>
      </w:r>
      <w:proofErr w:type="gramEnd"/>
      <w:r w:rsidR="003C7753">
        <w:rPr>
          <w:rFonts w:asciiTheme="majorHAnsi" w:hAnsiTheme="majorHAnsi" w:cstheme="majorHAnsi"/>
        </w:rPr>
        <w:t xml:space="preserve"> </w:t>
      </w:r>
      <w:r w:rsidR="00F838E2">
        <w:rPr>
          <w:rFonts w:asciiTheme="majorHAnsi" w:hAnsiTheme="majorHAnsi" w:cstheme="majorHAnsi"/>
        </w:rPr>
        <w:t xml:space="preserve">only found in </w:t>
      </w:r>
      <w:r w:rsidR="003C7753">
        <w:rPr>
          <w:rFonts w:asciiTheme="majorHAnsi" w:hAnsiTheme="majorHAnsi" w:cstheme="majorHAnsi"/>
        </w:rPr>
        <w:t xml:space="preserve">blood. </w:t>
      </w:r>
      <w:r w:rsidR="00F838E2">
        <w:rPr>
          <w:rFonts w:asciiTheme="majorHAnsi" w:hAnsiTheme="majorHAnsi" w:cstheme="majorHAnsi"/>
        </w:rPr>
        <w:t>For example, a</w:t>
      </w:r>
      <w:r w:rsidR="003C7753">
        <w:rPr>
          <w:rFonts w:asciiTheme="majorHAnsi" w:hAnsiTheme="majorHAnsi" w:cstheme="majorHAnsi"/>
        </w:rPr>
        <w:t xml:space="preserve"> CT scan or molecular profiling of a tissue biopsy may also act as cancer biomarkers</w:t>
      </w:r>
      <w:r w:rsidR="00CA3E4E">
        <w:rPr>
          <w:rFonts w:asciiTheme="majorHAnsi" w:hAnsiTheme="majorHAnsi" w:cstheme="majorHAnsi"/>
          <w:vertAlign w:val="superscript"/>
        </w:rPr>
        <w:t>1,2</w:t>
      </w:r>
      <w:r w:rsidR="003C7753">
        <w:rPr>
          <w:rFonts w:asciiTheme="majorHAnsi" w:hAnsiTheme="majorHAnsi" w:cstheme="majorHAnsi"/>
        </w:rPr>
        <w:t>.</w:t>
      </w:r>
    </w:p>
    <w:p w14:paraId="69739702" w14:textId="62F095D4" w:rsidR="00BD4BDF" w:rsidRDefault="00BC3BE8" w:rsidP="00BD4BDF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One of the first cancer biomarkers I learned about was the p</w:t>
      </w:r>
      <w:r w:rsidRPr="00AF22E3">
        <w:rPr>
          <w:rFonts w:asciiTheme="majorHAnsi" w:hAnsiTheme="majorHAnsi" w:cstheme="majorHAnsi"/>
        </w:rPr>
        <w:t>rostate-specific antigen</w:t>
      </w:r>
      <w:r>
        <w:rPr>
          <w:rFonts w:asciiTheme="majorHAnsi" w:hAnsiTheme="majorHAnsi" w:cstheme="majorHAnsi"/>
        </w:rPr>
        <w:t xml:space="preserve"> (PSA), when </w:t>
      </w:r>
      <w:r w:rsidR="0040677E">
        <w:rPr>
          <w:rFonts w:asciiTheme="majorHAnsi" w:hAnsiTheme="majorHAnsi" w:cstheme="majorHAnsi"/>
        </w:rPr>
        <w:t>unfortunately,</w:t>
      </w:r>
      <w:r w:rsidR="00A2791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my father was diagnosed with prostate cancer. PSA is a protein secreted by the prostate, and in healthy men only small amounts circulate </w:t>
      </w:r>
      <w:r w:rsidR="006F5271">
        <w:rPr>
          <w:rFonts w:asciiTheme="majorHAnsi" w:hAnsiTheme="majorHAnsi" w:cstheme="majorHAnsi"/>
        </w:rPr>
        <w:t>the bloodstream</w:t>
      </w:r>
      <w:r>
        <w:rPr>
          <w:rFonts w:asciiTheme="majorHAnsi" w:hAnsiTheme="majorHAnsi" w:cstheme="majorHAnsi"/>
        </w:rPr>
        <w:t>. When the PSA level in blood rises, it may indicate prostate cancer</w:t>
      </w:r>
      <w:r w:rsidR="00CA3E4E">
        <w:rPr>
          <w:rFonts w:asciiTheme="majorHAnsi" w:hAnsiTheme="majorHAnsi" w:cstheme="majorHAnsi"/>
          <w:vertAlign w:val="superscript"/>
        </w:rPr>
        <w:t>3</w:t>
      </w:r>
      <w:r>
        <w:rPr>
          <w:rFonts w:asciiTheme="majorHAnsi" w:hAnsiTheme="majorHAnsi" w:cstheme="majorHAnsi"/>
        </w:rPr>
        <w:t xml:space="preserve">. In my father’s case, testing for PSA allowed for early detection of his cancer and </w:t>
      </w:r>
      <w:r w:rsidR="00DB280F">
        <w:rPr>
          <w:rFonts w:asciiTheme="majorHAnsi" w:hAnsiTheme="majorHAnsi" w:cstheme="majorHAnsi"/>
        </w:rPr>
        <w:t>led to</w:t>
      </w:r>
      <w:r>
        <w:rPr>
          <w:rFonts w:asciiTheme="majorHAnsi" w:hAnsiTheme="majorHAnsi" w:cstheme="majorHAnsi"/>
        </w:rPr>
        <w:t xml:space="preserve"> a successful treatment.</w:t>
      </w:r>
      <w:r w:rsidR="00F838E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However</w:t>
      </w:r>
      <w:r w:rsidR="00F838E2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PSA </w:t>
      </w:r>
      <w:proofErr w:type="gramStart"/>
      <w:r>
        <w:rPr>
          <w:rFonts w:asciiTheme="majorHAnsi" w:hAnsiTheme="majorHAnsi" w:cstheme="majorHAnsi"/>
        </w:rPr>
        <w:t>is</w:t>
      </w:r>
      <w:r w:rsidR="00F838E2">
        <w:rPr>
          <w:rFonts w:asciiTheme="majorHAnsi" w:hAnsiTheme="majorHAnsi" w:cstheme="majorHAnsi"/>
        </w:rPr>
        <w:t>n’t</w:t>
      </w:r>
      <w:proofErr w:type="gramEnd"/>
      <w:r>
        <w:rPr>
          <w:rFonts w:asciiTheme="majorHAnsi" w:hAnsiTheme="majorHAnsi" w:cstheme="majorHAnsi"/>
        </w:rPr>
        <w:t xml:space="preserve"> </w:t>
      </w:r>
      <w:r w:rsidR="00F838E2">
        <w:rPr>
          <w:rFonts w:asciiTheme="majorHAnsi" w:hAnsiTheme="majorHAnsi" w:cstheme="majorHAnsi"/>
        </w:rPr>
        <w:t xml:space="preserve">a perfect biomarker since it’s not </w:t>
      </w:r>
      <w:r w:rsidR="00A73B94">
        <w:rPr>
          <w:rFonts w:asciiTheme="majorHAnsi" w:hAnsiTheme="majorHAnsi" w:cstheme="majorHAnsi"/>
        </w:rPr>
        <w:t>specific to prostate cancer</w:t>
      </w:r>
      <w:r w:rsidR="009B3DBD">
        <w:rPr>
          <w:rFonts w:asciiTheme="majorHAnsi" w:hAnsiTheme="majorHAnsi" w:cstheme="majorHAnsi"/>
        </w:rPr>
        <w:t xml:space="preserve">. </w:t>
      </w:r>
      <w:r w:rsidR="00A73B94">
        <w:rPr>
          <w:rFonts w:asciiTheme="majorHAnsi" w:hAnsiTheme="majorHAnsi" w:cstheme="majorHAnsi"/>
        </w:rPr>
        <w:t>For example, s</w:t>
      </w:r>
      <w:r w:rsidR="00854245">
        <w:rPr>
          <w:rFonts w:asciiTheme="majorHAnsi" w:hAnsiTheme="majorHAnsi" w:cstheme="majorHAnsi"/>
        </w:rPr>
        <w:t>ome</w:t>
      </w:r>
      <w:r>
        <w:rPr>
          <w:rFonts w:asciiTheme="majorHAnsi" w:hAnsiTheme="majorHAnsi" w:cstheme="majorHAnsi"/>
        </w:rPr>
        <w:t xml:space="preserve"> men may have increased PSA </w:t>
      </w:r>
      <w:r w:rsidR="005433EC">
        <w:rPr>
          <w:rFonts w:asciiTheme="majorHAnsi" w:hAnsiTheme="majorHAnsi" w:cstheme="majorHAnsi"/>
        </w:rPr>
        <w:t xml:space="preserve">levels </w:t>
      </w:r>
      <w:r>
        <w:rPr>
          <w:rFonts w:asciiTheme="majorHAnsi" w:hAnsiTheme="majorHAnsi" w:cstheme="majorHAnsi"/>
        </w:rPr>
        <w:t>due</w:t>
      </w:r>
      <w:r w:rsidR="009B3DBD">
        <w:rPr>
          <w:rFonts w:asciiTheme="majorHAnsi" w:hAnsiTheme="majorHAnsi" w:cstheme="majorHAnsi"/>
        </w:rPr>
        <w:t xml:space="preserve"> to</w:t>
      </w:r>
      <w:r>
        <w:rPr>
          <w:rFonts w:asciiTheme="majorHAnsi" w:hAnsiTheme="majorHAnsi" w:cstheme="majorHAnsi"/>
        </w:rPr>
        <w:t xml:space="preserve"> </w:t>
      </w:r>
      <w:r w:rsidR="00A73B94">
        <w:rPr>
          <w:rFonts w:asciiTheme="majorHAnsi" w:hAnsiTheme="majorHAnsi" w:cstheme="majorHAnsi"/>
        </w:rPr>
        <w:t xml:space="preserve">an </w:t>
      </w:r>
      <w:r>
        <w:rPr>
          <w:rFonts w:asciiTheme="majorHAnsi" w:hAnsiTheme="majorHAnsi" w:cstheme="majorHAnsi"/>
        </w:rPr>
        <w:t>inflamed prostate</w:t>
      </w:r>
      <w:r w:rsidR="00A73B94">
        <w:rPr>
          <w:rFonts w:asciiTheme="majorHAnsi" w:hAnsiTheme="majorHAnsi" w:cstheme="majorHAnsi"/>
        </w:rPr>
        <w:t xml:space="preserve"> or a urinary tract infection</w:t>
      </w:r>
      <w:r>
        <w:rPr>
          <w:rFonts w:asciiTheme="majorHAnsi" w:hAnsiTheme="majorHAnsi" w:cstheme="majorHAnsi"/>
        </w:rPr>
        <w:t xml:space="preserve">. </w:t>
      </w:r>
      <w:r w:rsidR="00F838E2">
        <w:rPr>
          <w:rFonts w:asciiTheme="majorHAnsi" w:hAnsiTheme="majorHAnsi" w:cstheme="majorHAnsi"/>
        </w:rPr>
        <w:t>Because of this,</w:t>
      </w:r>
      <w:r>
        <w:rPr>
          <w:rFonts w:asciiTheme="majorHAnsi" w:hAnsiTheme="majorHAnsi" w:cstheme="majorHAnsi"/>
        </w:rPr>
        <w:t xml:space="preserve"> increased PSA levels </w:t>
      </w:r>
      <w:proofErr w:type="gramStart"/>
      <w:r w:rsidR="006F5271">
        <w:rPr>
          <w:rFonts w:asciiTheme="majorHAnsi" w:hAnsiTheme="majorHAnsi" w:cstheme="majorHAnsi"/>
        </w:rPr>
        <w:t>aren’t</w:t>
      </w:r>
      <w:proofErr w:type="gramEnd"/>
      <w:r>
        <w:rPr>
          <w:rFonts w:asciiTheme="majorHAnsi" w:hAnsiTheme="majorHAnsi" w:cstheme="majorHAnsi"/>
        </w:rPr>
        <w:t xml:space="preserve"> enough to diagnose prostate cancer, so physicians </w:t>
      </w:r>
      <w:r w:rsidR="00A73B94">
        <w:rPr>
          <w:rFonts w:asciiTheme="majorHAnsi" w:hAnsiTheme="majorHAnsi" w:cstheme="majorHAnsi"/>
        </w:rPr>
        <w:t>must</w:t>
      </w:r>
      <w:r w:rsidR="00854245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take a tissue biopsy of the prostate to investigate</w:t>
      </w:r>
      <w:r w:rsidR="00854245" w:rsidRPr="00854245">
        <w:rPr>
          <w:rFonts w:asciiTheme="majorHAnsi" w:hAnsiTheme="majorHAnsi" w:cstheme="majorHAnsi"/>
        </w:rPr>
        <w:t xml:space="preserve"> </w:t>
      </w:r>
      <w:r w:rsidR="00854245">
        <w:rPr>
          <w:rFonts w:asciiTheme="majorHAnsi" w:hAnsiTheme="majorHAnsi" w:cstheme="majorHAnsi"/>
        </w:rPr>
        <w:t>further</w:t>
      </w:r>
      <w:r w:rsidR="00CA3E4E">
        <w:rPr>
          <w:rFonts w:asciiTheme="majorHAnsi" w:hAnsiTheme="majorHAnsi" w:cstheme="majorHAnsi"/>
          <w:vertAlign w:val="superscript"/>
        </w:rPr>
        <w:t>3</w:t>
      </w:r>
      <w:r w:rsidR="00F838E2">
        <w:rPr>
          <w:rFonts w:asciiTheme="majorHAnsi" w:hAnsiTheme="majorHAnsi" w:cstheme="majorHAnsi"/>
        </w:rPr>
        <w:t>.</w:t>
      </w:r>
    </w:p>
    <w:p w14:paraId="4C36ECEB" w14:textId="762BB16E" w:rsidR="003F536E" w:rsidRDefault="00A026E6" w:rsidP="003E1217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Blood-derived c</w:t>
      </w:r>
      <w:r w:rsidR="009B1018">
        <w:rPr>
          <w:rFonts w:asciiTheme="majorHAnsi" w:hAnsiTheme="majorHAnsi" w:cstheme="majorHAnsi"/>
        </w:rPr>
        <w:t xml:space="preserve">ancer biomarkers </w:t>
      </w:r>
      <w:r>
        <w:rPr>
          <w:rFonts w:asciiTheme="majorHAnsi" w:hAnsiTheme="majorHAnsi" w:cstheme="majorHAnsi"/>
        </w:rPr>
        <w:t xml:space="preserve">have many uses </w:t>
      </w:r>
      <w:r w:rsidR="007A2EDF">
        <w:rPr>
          <w:rFonts w:asciiTheme="majorHAnsi" w:hAnsiTheme="majorHAnsi" w:cstheme="majorHAnsi"/>
        </w:rPr>
        <w:t xml:space="preserve">beyond early </w:t>
      </w:r>
      <w:r w:rsidR="004D37EB">
        <w:rPr>
          <w:rFonts w:asciiTheme="majorHAnsi" w:hAnsiTheme="majorHAnsi" w:cstheme="majorHAnsi"/>
        </w:rPr>
        <w:t xml:space="preserve">disease </w:t>
      </w:r>
      <w:r w:rsidR="007A2EDF">
        <w:rPr>
          <w:rFonts w:asciiTheme="majorHAnsi" w:hAnsiTheme="majorHAnsi" w:cstheme="majorHAnsi"/>
        </w:rPr>
        <w:t>detection</w:t>
      </w:r>
      <w:r>
        <w:rPr>
          <w:rFonts w:asciiTheme="majorHAnsi" w:hAnsiTheme="majorHAnsi" w:cstheme="majorHAnsi"/>
        </w:rPr>
        <w:t xml:space="preserve"> – they can </w:t>
      </w:r>
      <w:r w:rsidR="00170C2D">
        <w:rPr>
          <w:rFonts w:asciiTheme="majorHAnsi" w:hAnsiTheme="majorHAnsi" w:cstheme="majorHAnsi"/>
        </w:rPr>
        <w:t>help</w:t>
      </w:r>
      <w:r>
        <w:rPr>
          <w:rFonts w:asciiTheme="majorHAnsi" w:hAnsiTheme="majorHAnsi" w:cstheme="majorHAnsi"/>
        </w:rPr>
        <w:t xml:space="preserve"> </w:t>
      </w:r>
      <w:r w:rsidR="007A2EDF">
        <w:rPr>
          <w:rFonts w:asciiTheme="majorHAnsi" w:hAnsiTheme="majorHAnsi" w:cstheme="majorHAnsi"/>
        </w:rPr>
        <w:t xml:space="preserve">with </w:t>
      </w:r>
      <w:r w:rsidR="00F5422E">
        <w:rPr>
          <w:rFonts w:asciiTheme="majorHAnsi" w:hAnsiTheme="majorHAnsi" w:cstheme="majorHAnsi"/>
        </w:rPr>
        <w:t xml:space="preserve">formulating a </w:t>
      </w:r>
      <w:r w:rsidR="007A2EDF">
        <w:rPr>
          <w:rFonts w:asciiTheme="majorHAnsi" w:hAnsiTheme="majorHAnsi" w:cstheme="majorHAnsi"/>
        </w:rPr>
        <w:t xml:space="preserve">diagnosis, providing insight into clinical outcomes, or </w:t>
      </w:r>
      <w:r>
        <w:rPr>
          <w:rFonts w:asciiTheme="majorHAnsi" w:hAnsiTheme="majorHAnsi" w:cstheme="majorHAnsi"/>
        </w:rPr>
        <w:t>predicting</w:t>
      </w:r>
      <w:r w:rsidR="007A2EDF">
        <w:rPr>
          <w:rFonts w:asciiTheme="majorHAnsi" w:hAnsiTheme="majorHAnsi" w:cstheme="majorHAnsi"/>
        </w:rPr>
        <w:t xml:space="preserve"> a patient</w:t>
      </w:r>
      <w:r>
        <w:rPr>
          <w:rFonts w:asciiTheme="majorHAnsi" w:hAnsiTheme="majorHAnsi" w:cstheme="majorHAnsi"/>
        </w:rPr>
        <w:t xml:space="preserve">’s response </w:t>
      </w:r>
      <w:r w:rsidR="007A2EDF">
        <w:rPr>
          <w:rFonts w:asciiTheme="majorHAnsi" w:hAnsiTheme="majorHAnsi" w:cstheme="majorHAnsi"/>
        </w:rPr>
        <w:t xml:space="preserve">to a particular treatment. </w:t>
      </w:r>
      <w:r w:rsidR="00FB2FCD">
        <w:rPr>
          <w:rFonts w:asciiTheme="majorHAnsi" w:hAnsiTheme="majorHAnsi" w:cstheme="majorHAnsi"/>
        </w:rPr>
        <w:t xml:space="preserve">Also, cancer biomarkers </w:t>
      </w:r>
      <w:proofErr w:type="gramStart"/>
      <w:r w:rsidR="00FB2FCD">
        <w:rPr>
          <w:rFonts w:asciiTheme="majorHAnsi" w:hAnsiTheme="majorHAnsi" w:cstheme="majorHAnsi"/>
        </w:rPr>
        <w:t>aren’t</w:t>
      </w:r>
      <w:proofErr w:type="gramEnd"/>
      <w:r w:rsidR="00FB2FCD">
        <w:rPr>
          <w:rFonts w:asciiTheme="majorHAnsi" w:hAnsiTheme="majorHAnsi" w:cstheme="majorHAnsi"/>
        </w:rPr>
        <w:t xml:space="preserve"> restricted to</w:t>
      </w:r>
      <w:r w:rsidR="00035DAA">
        <w:rPr>
          <w:rFonts w:asciiTheme="majorHAnsi" w:hAnsiTheme="majorHAnsi" w:cstheme="majorHAnsi"/>
        </w:rPr>
        <w:t xml:space="preserve"> proteins (like PSA)</w:t>
      </w:r>
      <w:r w:rsidR="00D938EF">
        <w:rPr>
          <w:rFonts w:asciiTheme="majorHAnsi" w:hAnsiTheme="majorHAnsi" w:cstheme="majorHAnsi"/>
        </w:rPr>
        <w:t>;</w:t>
      </w:r>
      <w:r w:rsidR="00FB2FCD">
        <w:rPr>
          <w:rFonts w:asciiTheme="majorHAnsi" w:hAnsiTheme="majorHAnsi" w:cstheme="majorHAnsi"/>
        </w:rPr>
        <w:t xml:space="preserve"> other</w:t>
      </w:r>
      <w:r w:rsidR="00035DAA">
        <w:rPr>
          <w:rFonts w:asciiTheme="majorHAnsi" w:hAnsiTheme="majorHAnsi" w:cstheme="majorHAnsi"/>
        </w:rPr>
        <w:t xml:space="preserve"> </w:t>
      </w:r>
      <w:r w:rsidR="007F27B9">
        <w:rPr>
          <w:rFonts w:asciiTheme="majorHAnsi" w:hAnsiTheme="majorHAnsi" w:cstheme="majorHAnsi"/>
        </w:rPr>
        <w:t xml:space="preserve">cellular, </w:t>
      </w:r>
      <w:r w:rsidR="00035DAA">
        <w:rPr>
          <w:rFonts w:asciiTheme="majorHAnsi" w:hAnsiTheme="majorHAnsi" w:cstheme="majorHAnsi"/>
        </w:rPr>
        <w:t>genomic, transcriptomic and</w:t>
      </w:r>
      <w:r w:rsidR="008239B7">
        <w:rPr>
          <w:rFonts w:asciiTheme="majorHAnsi" w:hAnsiTheme="majorHAnsi" w:cstheme="majorHAnsi"/>
        </w:rPr>
        <w:t xml:space="preserve"> metabolomic biomarkers</w:t>
      </w:r>
      <w:r w:rsidR="00FB2FCD">
        <w:rPr>
          <w:rFonts w:asciiTheme="majorHAnsi" w:hAnsiTheme="majorHAnsi" w:cstheme="majorHAnsi"/>
        </w:rPr>
        <w:t xml:space="preserve"> may be found in blood as well</w:t>
      </w:r>
      <w:r w:rsidR="00CA3E4E">
        <w:rPr>
          <w:rFonts w:asciiTheme="majorHAnsi" w:hAnsiTheme="majorHAnsi" w:cstheme="majorHAnsi"/>
          <w:vertAlign w:val="superscript"/>
        </w:rPr>
        <w:t>1,2</w:t>
      </w:r>
      <w:r w:rsidR="00FB2FCD">
        <w:rPr>
          <w:rFonts w:asciiTheme="majorHAnsi" w:hAnsiTheme="majorHAnsi" w:cstheme="majorHAnsi"/>
        </w:rPr>
        <w:t>.</w:t>
      </w:r>
      <w:r w:rsidR="007F27B9">
        <w:rPr>
          <w:rFonts w:asciiTheme="majorHAnsi" w:hAnsiTheme="majorHAnsi" w:cstheme="majorHAnsi"/>
        </w:rPr>
        <w:t xml:space="preserve"> </w:t>
      </w:r>
    </w:p>
    <w:p w14:paraId="1073481E" w14:textId="2186A8C2" w:rsidR="0040677E" w:rsidRDefault="007F27B9" w:rsidP="003E1217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</w:t>
      </w:r>
      <w:r w:rsidR="003F536E">
        <w:rPr>
          <w:rFonts w:asciiTheme="majorHAnsi" w:hAnsiTheme="majorHAnsi" w:cstheme="majorHAnsi"/>
        </w:rPr>
        <w:t xml:space="preserve">this article, </w:t>
      </w:r>
      <w:proofErr w:type="gramStart"/>
      <w:r w:rsidR="003F536E">
        <w:rPr>
          <w:rFonts w:asciiTheme="majorHAnsi" w:hAnsiTheme="majorHAnsi" w:cstheme="majorHAnsi"/>
        </w:rPr>
        <w:t>I’m</w:t>
      </w:r>
      <w:proofErr w:type="gramEnd"/>
      <w:r w:rsidR="003F536E">
        <w:rPr>
          <w:rFonts w:asciiTheme="majorHAnsi" w:hAnsiTheme="majorHAnsi" w:cstheme="majorHAnsi"/>
        </w:rPr>
        <w:t xml:space="preserve"> going to narrow in on an</w:t>
      </w:r>
      <w:r>
        <w:rPr>
          <w:rFonts w:asciiTheme="majorHAnsi" w:hAnsiTheme="majorHAnsi" w:cstheme="majorHAnsi"/>
        </w:rPr>
        <w:t xml:space="preserve"> exciting </w:t>
      </w:r>
      <w:r w:rsidR="007C0E54">
        <w:rPr>
          <w:rFonts w:asciiTheme="majorHAnsi" w:hAnsiTheme="majorHAnsi" w:cstheme="majorHAnsi"/>
        </w:rPr>
        <w:t xml:space="preserve">and relatively </w:t>
      </w:r>
      <w:r>
        <w:rPr>
          <w:rFonts w:asciiTheme="majorHAnsi" w:hAnsiTheme="majorHAnsi" w:cstheme="majorHAnsi"/>
        </w:rPr>
        <w:t>new cancer biomarker</w:t>
      </w:r>
      <w:r w:rsidR="003F536E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  <w:r w:rsidRPr="00194912">
        <w:rPr>
          <w:rFonts w:asciiTheme="majorHAnsi" w:hAnsiTheme="majorHAnsi" w:cstheme="majorHAnsi"/>
          <w:b/>
          <w:bCs/>
        </w:rPr>
        <w:t>circulating tumour DNA</w:t>
      </w:r>
      <w:r>
        <w:rPr>
          <w:rFonts w:asciiTheme="majorHAnsi" w:hAnsiTheme="majorHAnsi" w:cstheme="majorHAnsi"/>
        </w:rPr>
        <w:t xml:space="preserve"> (ctDNA). </w:t>
      </w:r>
      <w:r w:rsidR="00866E53">
        <w:rPr>
          <w:rFonts w:asciiTheme="majorHAnsi" w:hAnsiTheme="majorHAnsi" w:cstheme="majorHAnsi"/>
        </w:rPr>
        <w:t xml:space="preserve">When </w:t>
      </w:r>
      <w:r w:rsidR="00B12104">
        <w:rPr>
          <w:rFonts w:asciiTheme="majorHAnsi" w:hAnsiTheme="majorHAnsi" w:cstheme="majorHAnsi"/>
        </w:rPr>
        <w:t>cells</w:t>
      </w:r>
      <w:r w:rsidR="00866E53">
        <w:rPr>
          <w:rFonts w:asciiTheme="majorHAnsi" w:hAnsiTheme="majorHAnsi" w:cstheme="majorHAnsi"/>
        </w:rPr>
        <w:t xml:space="preserve"> die, they</w:t>
      </w:r>
      <w:r w:rsidR="00B12104">
        <w:rPr>
          <w:rFonts w:asciiTheme="majorHAnsi" w:hAnsiTheme="majorHAnsi" w:cstheme="majorHAnsi"/>
        </w:rPr>
        <w:t xml:space="preserve"> release fragments of </w:t>
      </w:r>
      <w:r w:rsidR="00A27910">
        <w:rPr>
          <w:rFonts w:asciiTheme="majorHAnsi" w:hAnsiTheme="majorHAnsi" w:cstheme="majorHAnsi"/>
        </w:rPr>
        <w:t>cell-free DNA (cfDNA)</w:t>
      </w:r>
      <w:r w:rsidR="00B12104">
        <w:rPr>
          <w:rFonts w:asciiTheme="majorHAnsi" w:hAnsiTheme="majorHAnsi" w:cstheme="majorHAnsi"/>
        </w:rPr>
        <w:t xml:space="preserve"> into the body’s circulatory system</w:t>
      </w:r>
      <w:r w:rsidR="00796A2C">
        <w:rPr>
          <w:rFonts w:asciiTheme="majorHAnsi" w:hAnsiTheme="majorHAnsi" w:cstheme="majorHAnsi"/>
        </w:rPr>
        <w:t>;</w:t>
      </w:r>
      <w:r w:rsidR="00A27910">
        <w:rPr>
          <w:rFonts w:asciiTheme="majorHAnsi" w:hAnsiTheme="majorHAnsi" w:cstheme="majorHAnsi"/>
        </w:rPr>
        <w:t xml:space="preserve"> </w:t>
      </w:r>
      <w:r w:rsidR="00796A2C">
        <w:rPr>
          <w:rFonts w:asciiTheme="majorHAnsi" w:hAnsiTheme="majorHAnsi" w:cstheme="majorHAnsi"/>
        </w:rPr>
        <w:t>w</w:t>
      </w:r>
      <w:r w:rsidR="00DE0D6C">
        <w:rPr>
          <w:rFonts w:asciiTheme="majorHAnsi" w:hAnsiTheme="majorHAnsi" w:cstheme="majorHAnsi"/>
        </w:rPr>
        <w:t>hen</w:t>
      </w:r>
      <w:r w:rsidR="00A73B94">
        <w:rPr>
          <w:rFonts w:asciiTheme="majorHAnsi" w:hAnsiTheme="majorHAnsi" w:cstheme="majorHAnsi"/>
        </w:rPr>
        <w:t xml:space="preserve"> the</w:t>
      </w:r>
      <w:r w:rsidR="00796A2C">
        <w:rPr>
          <w:rFonts w:asciiTheme="majorHAnsi" w:hAnsiTheme="majorHAnsi" w:cstheme="majorHAnsi"/>
        </w:rPr>
        <w:t>se fragments</w:t>
      </w:r>
      <w:r w:rsidR="00A73B94">
        <w:rPr>
          <w:rFonts w:asciiTheme="majorHAnsi" w:hAnsiTheme="majorHAnsi" w:cstheme="majorHAnsi"/>
        </w:rPr>
        <w:t xml:space="preserve"> originate from cancer cells</w:t>
      </w:r>
      <w:r w:rsidR="00DE0D6C">
        <w:rPr>
          <w:rFonts w:asciiTheme="majorHAnsi" w:hAnsiTheme="majorHAnsi" w:cstheme="majorHAnsi"/>
        </w:rPr>
        <w:t>, the</w:t>
      </w:r>
      <w:r w:rsidR="00796A2C">
        <w:rPr>
          <w:rFonts w:asciiTheme="majorHAnsi" w:hAnsiTheme="majorHAnsi" w:cstheme="majorHAnsi"/>
        </w:rPr>
        <w:t>y</w:t>
      </w:r>
      <w:r w:rsidR="00DE0D6C">
        <w:rPr>
          <w:rFonts w:asciiTheme="majorHAnsi" w:hAnsiTheme="majorHAnsi" w:cstheme="majorHAnsi"/>
        </w:rPr>
        <w:t xml:space="preserve"> are</w:t>
      </w:r>
      <w:r w:rsidR="00A73B94">
        <w:rPr>
          <w:rFonts w:asciiTheme="majorHAnsi" w:hAnsiTheme="majorHAnsi" w:cstheme="majorHAnsi"/>
        </w:rPr>
        <w:t xml:space="preserve"> called ctDNA</w:t>
      </w:r>
      <w:r w:rsidR="00A27910">
        <w:rPr>
          <w:rFonts w:asciiTheme="majorHAnsi" w:hAnsiTheme="majorHAnsi" w:cstheme="majorHAnsi"/>
        </w:rPr>
        <w:t xml:space="preserve">. </w:t>
      </w:r>
      <w:r w:rsidR="0040677E">
        <w:rPr>
          <w:rFonts w:asciiTheme="majorHAnsi" w:hAnsiTheme="majorHAnsi" w:cstheme="majorHAnsi"/>
        </w:rPr>
        <w:t xml:space="preserve">These fragments </w:t>
      </w:r>
      <w:r w:rsidR="00A33A58">
        <w:rPr>
          <w:rFonts w:asciiTheme="majorHAnsi" w:hAnsiTheme="majorHAnsi" w:cstheme="majorHAnsi"/>
        </w:rPr>
        <w:t xml:space="preserve">encode </w:t>
      </w:r>
      <w:r w:rsidR="00D015BA">
        <w:rPr>
          <w:rFonts w:asciiTheme="majorHAnsi" w:hAnsiTheme="majorHAnsi" w:cstheme="majorHAnsi"/>
        </w:rPr>
        <w:t xml:space="preserve">key </w:t>
      </w:r>
      <w:r w:rsidR="0040677E">
        <w:rPr>
          <w:rFonts w:asciiTheme="majorHAnsi" w:hAnsiTheme="majorHAnsi" w:cstheme="majorHAnsi"/>
        </w:rPr>
        <w:t>information</w:t>
      </w:r>
      <w:r w:rsidR="00854245">
        <w:rPr>
          <w:rFonts w:asciiTheme="majorHAnsi" w:hAnsiTheme="majorHAnsi" w:cstheme="majorHAnsi"/>
        </w:rPr>
        <w:t xml:space="preserve"> about</w:t>
      </w:r>
      <w:r w:rsidR="00D015BA">
        <w:rPr>
          <w:rFonts w:asciiTheme="majorHAnsi" w:hAnsiTheme="majorHAnsi" w:cstheme="majorHAnsi"/>
        </w:rPr>
        <w:t xml:space="preserve"> </w:t>
      </w:r>
      <w:r w:rsidR="00105B16">
        <w:rPr>
          <w:rFonts w:asciiTheme="majorHAnsi" w:hAnsiTheme="majorHAnsi" w:cstheme="majorHAnsi"/>
        </w:rPr>
        <w:t xml:space="preserve">the </w:t>
      </w:r>
      <w:r w:rsidR="0053549F">
        <w:rPr>
          <w:rFonts w:asciiTheme="majorHAnsi" w:hAnsiTheme="majorHAnsi" w:cstheme="majorHAnsi"/>
        </w:rPr>
        <w:t xml:space="preserve">specific </w:t>
      </w:r>
      <w:r w:rsidR="00854245">
        <w:rPr>
          <w:rFonts w:asciiTheme="majorHAnsi" w:hAnsiTheme="majorHAnsi" w:cstheme="majorHAnsi"/>
        </w:rPr>
        <w:t>cancer</w:t>
      </w:r>
      <w:r w:rsidR="003E1217">
        <w:rPr>
          <w:rFonts w:asciiTheme="majorHAnsi" w:hAnsiTheme="majorHAnsi" w:cstheme="majorHAnsi"/>
        </w:rPr>
        <w:t xml:space="preserve">, </w:t>
      </w:r>
      <w:r w:rsidR="00DC6E20">
        <w:rPr>
          <w:rFonts w:asciiTheme="majorHAnsi" w:hAnsiTheme="majorHAnsi" w:cstheme="majorHAnsi"/>
        </w:rPr>
        <w:t xml:space="preserve">making them more favourable </w:t>
      </w:r>
      <w:r w:rsidR="0019326F">
        <w:rPr>
          <w:rFonts w:asciiTheme="majorHAnsi" w:hAnsiTheme="majorHAnsi" w:cstheme="majorHAnsi"/>
        </w:rPr>
        <w:t xml:space="preserve">biomarkers </w:t>
      </w:r>
      <w:r w:rsidR="003E1217">
        <w:rPr>
          <w:rFonts w:asciiTheme="majorHAnsi" w:hAnsiTheme="majorHAnsi" w:cstheme="majorHAnsi"/>
        </w:rPr>
        <w:t xml:space="preserve">compared to </w:t>
      </w:r>
      <w:r w:rsidR="00854245">
        <w:rPr>
          <w:rFonts w:asciiTheme="majorHAnsi" w:hAnsiTheme="majorHAnsi" w:cstheme="majorHAnsi"/>
        </w:rPr>
        <w:t xml:space="preserve">indirect </w:t>
      </w:r>
      <w:r w:rsidR="0019326F">
        <w:rPr>
          <w:rFonts w:asciiTheme="majorHAnsi" w:hAnsiTheme="majorHAnsi" w:cstheme="majorHAnsi"/>
        </w:rPr>
        <w:t>approaches</w:t>
      </w:r>
      <w:r w:rsidR="000A0ED3">
        <w:rPr>
          <w:rFonts w:asciiTheme="majorHAnsi" w:hAnsiTheme="majorHAnsi" w:cstheme="majorHAnsi"/>
        </w:rPr>
        <w:t>, such as</w:t>
      </w:r>
      <w:r w:rsidR="003E1217">
        <w:rPr>
          <w:rFonts w:asciiTheme="majorHAnsi" w:hAnsiTheme="majorHAnsi" w:cstheme="majorHAnsi"/>
        </w:rPr>
        <w:t xml:space="preserve"> PSA or radiographic images. The </w:t>
      </w:r>
      <w:r w:rsidR="00D015BA">
        <w:rPr>
          <w:rFonts w:asciiTheme="majorHAnsi" w:hAnsiTheme="majorHAnsi" w:cstheme="majorHAnsi"/>
        </w:rPr>
        <w:t xml:space="preserve">genetic </w:t>
      </w:r>
      <w:r w:rsidR="003E1217">
        <w:rPr>
          <w:rFonts w:asciiTheme="majorHAnsi" w:hAnsiTheme="majorHAnsi" w:cstheme="majorHAnsi"/>
        </w:rPr>
        <w:t xml:space="preserve">mutations in ctDNA </w:t>
      </w:r>
      <w:r w:rsidR="007257C9">
        <w:rPr>
          <w:rFonts w:asciiTheme="majorHAnsi" w:hAnsiTheme="majorHAnsi" w:cstheme="majorHAnsi"/>
        </w:rPr>
        <w:t>directly reflect mutations found in the</w:t>
      </w:r>
      <w:r w:rsidR="003E1217">
        <w:rPr>
          <w:rFonts w:asciiTheme="majorHAnsi" w:hAnsiTheme="majorHAnsi" w:cstheme="majorHAnsi"/>
        </w:rPr>
        <w:t xml:space="preserve"> tumour</w:t>
      </w:r>
      <w:r w:rsidR="00AD5CA5">
        <w:rPr>
          <w:rFonts w:asciiTheme="majorHAnsi" w:hAnsiTheme="majorHAnsi" w:cstheme="majorHAnsi"/>
        </w:rPr>
        <w:t>, which</w:t>
      </w:r>
      <w:r w:rsidR="00ED6C2A">
        <w:rPr>
          <w:rFonts w:asciiTheme="majorHAnsi" w:hAnsiTheme="majorHAnsi" w:cstheme="majorHAnsi"/>
        </w:rPr>
        <w:t xml:space="preserve"> means that</w:t>
      </w:r>
      <w:r w:rsidR="003E1217">
        <w:rPr>
          <w:rFonts w:asciiTheme="majorHAnsi" w:hAnsiTheme="majorHAnsi" w:cstheme="majorHAnsi"/>
        </w:rPr>
        <w:t xml:space="preserve"> ctDNA</w:t>
      </w:r>
      <w:r w:rsidR="0015236D">
        <w:rPr>
          <w:rFonts w:asciiTheme="majorHAnsi" w:hAnsiTheme="majorHAnsi" w:cstheme="majorHAnsi"/>
        </w:rPr>
        <w:t xml:space="preserve"> </w:t>
      </w:r>
      <w:r w:rsidR="003E1217">
        <w:rPr>
          <w:rFonts w:asciiTheme="majorHAnsi" w:hAnsiTheme="majorHAnsi" w:cstheme="majorHAnsi"/>
        </w:rPr>
        <w:t xml:space="preserve">can </w:t>
      </w:r>
      <w:r w:rsidR="0040677E">
        <w:rPr>
          <w:rFonts w:asciiTheme="majorHAnsi" w:hAnsiTheme="majorHAnsi" w:cstheme="majorHAnsi"/>
        </w:rPr>
        <w:t>provide simila</w:t>
      </w:r>
      <w:r w:rsidR="0015236D">
        <w:rPr>
          <w:rFonts w:asciiTheme="majorHAnsi" w:hAnsiTheme="majorHAnsi" w:cstheme="majorHAnsi"/>
        </w:rPr>
        <w:t xml:space="preserve">r </w:t>
      </w:r>
      <w:r w:rsidR="003C7753">
        <w:rPr>
          <w:rFonts w:asciiTheme="majorHAnsi" w:hAnsiTheme="majorHAnsi" w:cstheme="majorHAnsi"/>
        </w:rPr>
        <w:t xml:space="preserve">molecular profiling </w:t>
      </w:r>
      <w:r w:rsidR="00854245">
        <w:rPr>
          <w:rFonts w:asciiTheme="majorHAnsi" w:hAnsiTheme="majorHAnsi" w:cstheme="majorHAnsi"/>
        </w:rPr>
        <w:t>as</w:t>
      </w:r>
      <w:r w:rsidR="003C7753">
        <w:rPr>
          <w:rFonts w:asciiTheme="majorHAnsi" w:hAnsiTheme="majorHAnsi" w:cstheme="majorHAnsi"/>
        </w:rPr>
        <w:t xml:space="preserve"> </w:t>
      </w:r>
      <w:r w:rsidR="0015236D">
        <w:rPr>
          <w:rFonts w:asciiTheme="majorHAnsi" w:hAnsiTheme="majorHAnsi" w:cstheme="majorHAnsi"/>
        </w:rPr>
        <w:t>a tissue biopsy</w:t>
      </w:r>
      <w:r w:rsidR="009B3BD7">
        <w:rPr>
          <w:rFonts w:asciiTheme="majorHAnsi" w:hAnsiTheme="majorHAnsi" w:cstheme="majorHAnsi"/>
          <w:vertAlign w:val="superscript"/>
        </w:rPr>
        <w:t>2,4</w:t>
      </w:r>
      <w:r w:rsidR="0015236D">
        <w:rPr>
          <w:rFonts w:asciiTheme="majorHAnsi" w:hAnsiTheme="majorHAnsi" w:cstheme="majorHAnsi"/>
        </w:rPr>
        <w:t xml:space="preserve">. That’s why blood tests to detect ctDNA are called </w:t>
      </w:r>
      <w:r w:rsidR="0015236D" w:rsidRPr="00194912">
        <w:rPr>
          <w:rFonts w:asciiTheme="majorHAnsi" w:hAnsiTheme="majorHAnsi" w:cstheme="majorHAnsi"/>
          <w:b/>
          <w:bCs/>
        </w:rPr>
        <w:t>liquid biopsies</w:t>
      </w:r>
      <w:r w:rsidR="0015236D">
        <w:rPr>
          <w:rFonts w:asciiTheme="majorHAnsi" w:hAnsiTheme="majorHAnsi" w:cstheme="majorHAnsi"/>
        </w:rPr>
        <w:t>.</w:t>
      </w:r>
    </w:p>
    <w:p w14:paraId="41A1169C" w14:textId="6C765C00" w:rsidR="000B1DBF" w:rsidRDefault="000B1DBF" w:rsidP="000B1DBF">
      <w:pPr>
        <w:ind w:firstLine="720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681600" wp14:editId="46FFBBA4">
                <wp:simplePos x="0" y="0"/>
                <wp:positionH relativeFrom="column">
                  <wp:posOffset>1070610</wp:posOffset>
                </wp:positionH>
                <wp:positionV relativeFrom="paragraph">
                  <wp:posOffset>2527935</wp:posOffset>
                </wp:positionV>
                <wp:extent cx="413766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9D352" w14:textId="5FBD03DA" w:rsidR="008A7099" w:rsidRPr="002F1353" w:rsidRDefault="008A7099" w:rsidP="000B1DB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04EFC">
                              <w:fldChar w:fldCharType="begin"/>
                            </w:r>
                            <w:r w:rsidR="00A04EFC">
                              <w:instrText xml:space="preserve"> SEQ Figure \* ARABIC </w:instrText>
                            </w:r>
                            <w:r w:rsidR="00A04EFC">
                              <w:fldChar w:fldCharType="separate"/>
                            </w:r>
                            <w:r w:rsidR="00262C00">
                              <w:rPr>
                                <w:noProof/>
                              </w:rPr>
                              <w:t>1</w:t>
                            </w:r>
                            <w:r w:rsidR="00A04E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Blood contains a wealth of information about a person's health. Liquid</w:t>
                            </w:r>
                            <w:r w:rsidR="000B1DBF">
                              <w:t xml:space="preserve"> </w:t>
                            </w:r>
                            <w:r>
                              <w:t xml:space="preserve">biopsies </w:t>
                            </w:r>
                            <w:r w:rsidR="000B1DBF">
                              <w:t>can capture</w:t>
                            </w:r>
                            <w:r w:rsidR="004A294C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ctDNA</w:t>
                            </w:r>
                            <w:r w:rsidR="004A294C">
                              <w:rPr>
                                <w:noProof/>
                              </w:rPr>
                              <w:t xml:space="preserve"> circulating in a patient’s blood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 w:rsidR="009B3BD7">
                              <w:rPr>
                                <w:noProof/>
                              </w:rPr>
                              <w:t xml:space="preserve"> Created in BioRender.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68160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4.3pt;margin-top:199.05pt;width:325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9ZCLQIAAF0EAAAOAAAAZHJzL2Uyb0RvYy54bWysVMFu2zAMvQ/YPwi6L07aNSu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" stroked="f">
                <v:textbox style="mso-fit-shape-to-text:t" inset="0,0,0,0">
                  <w:txbxContent>
                    <w:p w14:paraId="7779D352" w14:textId="5FBD03DA" w:rsidR="008A7099" w:rsidRPr="002F1353" w:rsidRDefault="008A7099" w:rsidP="000B1DB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3720">
                        <w:fldChar w:fldCharType="begin"/>
                      </w:r>
                      <w:r w:rsidR="00833720">
                        <w:instrText xml:space="preserve"> SEQ Figure \* ARABIC </w:instrText>
                      </w:r>
                      <w:r w:rsidR="00833720">
                        <w:fldChar w:fldCharType="separate"/>
                      </w:r>
                      <w:r w:rsidR="00262C00">
                        <w:rPr>
                          <w:noProof/>
                        </w:rPr>
                        <w:t>1</w:t>
                      </w:r>
                      <w:r w:rsidR="00833720">
                        <w:rPr>
                          <w:noProof/>
                        </w:rPr>
                        <w:fldChar w:fldCharType="end"/>
                      </w:r>
                      <w:r>
                        <w:t>. Blood contains a wealth of information about a person's health. Liquid</w:t>
                      </w:r>
                      <w:r w:rsidR="000B1DBF">
                        <w:t xml:space="preserve"> </w:t>
                      </w:r>
                      <w:r>
                        <w:t xml:space="preserve">biopsies </w:t>
                      </w:r>
                      <w:r w:rsidR="000B1DBF">
                        <w:t>can capture</w:t>
                      </w:r>
                      <w:r w:rsidR="004A294C">
                        <w:t xml:space="preserve"> </w:t>
                      </w:r>
                      <w:r>
                        <w:rPr>
                          <w:noProof/>
                        </w:rPr>
                        <w:t>ctDNA</w:t>
                      </w:r>
                      <w:r w:rsidR="004A294C">
                        <w:rPr>
                          <w:noProof/>
                        </w:rPr>
                        <w:t xml:space="preserve"> circulating in a patient’s blood</w:t>
                      </w:r>
                      <w:r>
                        <w:rPr>
                          <w:noProof/>
                        </w:rPr>
                        <w:t>.</w:t>
                      </w:r>
                      <w:r w:rsidR="009B3BD7">
                        <w:rPr>
                          <w:noProof/>
                        </w:rPr>
                        <w:t xml:space="preserve"> Created in BioRender.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37085">
        <w:rPr>
          <w:rFonts w:asciiTheme="majorHAnsi" w:hAnsiTheme="majorHAnsi" w:cstheme="majorHAnsi"/>
          <w:noProof/>
        </w:rPr>
        <w:drawing>
          <wp:inline distT="0" distB="0" distL="0" distR="0" wp14:anchorId="72D2A072" wp14:editId="15CB8959">
            <wp:extent cx="3455221" cy="2477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61"/>
                    <a:stretch/>
                  </pic:blipFill>
                  <pic:spPr bwMode="auto">
                    <a:xfrm>
                      <a:off x="0" y="0"/>
                      <a:ext cx="3472592" cy="249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8F6D" w14:textId="2BD2276D" w:rsidR="009A0BBB" w:rsidRPr="006E711C" w:rsidRDefault="006F5271" w:rsidP="004A294C">
      <w:pPr>
        <w:ind w:firstLine="720"/>
        <w:rPr>
          <w:rFonts w:asciiTheme="majorHAnsi" w:hAnsiTheme="majorHAnsi" w:cstheme="majorHAnsi"/>
          <w:vertAlign w:val="superscript"/>
        </w:rPr>
      </w:pPr>
      <w:bookmarkStart w:id="1" w:name="_Hlk53653140"/>
      <w:r>
        <w:rPr>
          <w:rFonts w:asciiTheme="majorHAnsi" w:hAnsiTheme="majorHAnsi" w:cstheme="majorHAnsi"/>
        </w:rPr>
        <w:lastRenderedPageBreak/>
        <w:t>You may</w:t>
      </w:r>
      <w:r w:rsidR="003E1217">
        <w:rPr>
          <w:rFonts w:asciiTheme="majorHAnsi" w:hAnsiTheme="majorHAnsi" w:cstheme="majorHAnsi"/>
        </w:rPr>
        <w:t xml:space="preserve"> be thinking “If we can already get the same information from a tissue biopsy, what’s the point </w:t>
      </w:r>
      <w:r w:rsidR="00CB6F0A">
        <w:rPr>
          <w:rFonts w:asciiTheme="majorHAnsi" w:hAnsiTheme="majorHAnsi" w:cstheme="majorHAnsi"/>
        </w:rPr>
        <w:t>of</w:t>
      </w:r>
      <w:r w:rsidR="003E1217">
        <w:rPr>
          <w:rFonts w:asciiTheme="majorHAnsi" w:hAnsiTheme="majorHAnsi" w:cstheme="majorHAnsi"/>
        </w:rPr>
        <w:t xml:space="preserve"> doing liquid biopsies?”. </w:t>
      </w:r>
      <w:r w:rsidR="007F3AA7">
        <w:rPr>
          <w:rFonts w:asciiTheme="majorHAnsi" w:hAnsiTheme="majorHAnsi" w:cstheme="majorHAnsi"/>
        </w:rPr>
        <w:t xml:space="preserve">However, </w:t>
      </w:r>
      <w:r w:rsidR="00431984">
        <w:rPr>
          <w:rFonts w:asciiTheme="majorHAnsi" w:hAnsiTheme="majorHAnsi" w:cstheme="majorHAnsi"/>
        </w:rPr>
        <w:t>liquid biopsies have some</w:t>
      </w:r>
      <w:r w:rsidR="003E1217">
        <w:rPr>
          <w:rFonts w:asciiTheme="majorHAnsi" w:hAnsiTheme="majorHAnsi" w:cstheme="majorHAnsi"/>
        </w:rPr>
        <w:t xml:space="preserve"> important benefits </w:t>
      </w:r>
      <w:r w:rsidR="00CB6F0A">
        <w:rPr>
          <w:rFonts w:asciiTheme="majorHAnsi" w:hAnsiTheme="majorHAnsi" w:cstheme="majorHAnsi"/>
        </w:rPr>
        <w:t>to keep in mind</w:t>
      </w:r>
      <w:r w:rsidR="003E1217">
        <w:rPr>
          <w:rFonts w:asciiTheme="majorHAnsi" w:hAnsiTheme="majorHAnsi" w:cstheme="majorHAnsi"/>
        </w:rPr>
        <w:t xml:space="preserve">. </w:t>
      </w:r>
      <w:r w:rsidR="0078771D">
        <w:rPr>
          <w:rFonts w:asciiTheme="majorHAnsi" w:hAnsiTheme="majorHAnsi" w:cstheme="majorHAnsi"/>
        </w:rPr>
        <w:t>The most obvious</w:t>
      </w:r>
      <w:r w:rsidR="003E1217">
        <w:rPr>
          <w:rFonts w:asciiTheme="majorHAnsi" w:hAnsiTheme="majorHAnsi" w:cstheme="majorHAnsi"/>
        </w:rPr>
        <w:t xml:space="preserve"> </w:t>
      </w:r>
      <w:r w:rsidR="004B263F">
        <w:rPr>
          <w:rFonts w:asciiTheme="majorHAnsi" w:hAnsiTheme="majorHAnsi" w:cstheme="majorHAnsi"/>
        </w:rPr>
        <w:t xml:space="preserve">advantage </w:t>
      </w:r>
      <w:r w:rsidR="0078771D">
        <w:rPr>
          <w:rFonts w:asciiTheme="majorHAnsi" w:hAnsiTheme="majorHAnsi" w:cstheme="majorHAnsi"/>
        </w:rPr>
        <w:t xml:space="preserve">is that liquid biopsies are </w:t>
      </w:r>
      <w:r w:rsidR="00854245">
        <w:rPr>
          <w:rFonts w:asciiTheme="majorHAnsi" w:hAnsiTheme="majorHAnsi" w:cstheme="majorHAnsi"/>
        </w:rPr>
        <w:t xml:space="preserve">easily obtained </w:t>
      </w:r>
      <w:r w:rsidR="00B46BC1">
        <w:rPr>
          <w:rFonts w:asciiTheme="majorHAnsi" w:hAnsiTheme="majorHAnsi" w:cstheme="majorHAnsi"/>
        </w:rPr>
        <w:t xml:space="preserve">through </w:t>
      </w:r>
      <w:r w:rsidR="0078771D">
        <w:rPr>
          <w:rFonts w:asciiTheme="majorHAnsi" w:hAnsiTheme="majorHAnsi" w:cstheme="majorHAnsi"/>
        </w:rPr>
        <w:t>non-invasive</w:t>
      </w:r>
      <w:r w:rsidR="006D6D4D">
        <w:rPr>
          <w:rFonts w:asciiTheme="majorHAnsi" w:hAnsiTheme="majorHAnsi" w:cstheme="majorHAnsi"/>
        </w:rPr>
        <w:t xml:space="preserve"> means</w:t>
      </w:r>
      <w:r w:rsidR="006E711C">
        <w:rPr>
          <w:rFonts w:asciiTheme="majorHAnsi" w:hAnsiTheme="majorHAnsi" w:cstheme="majorHAnsi"/>
          <w:vertAlign w:val="superscript"/>
        </w:rPr>
        <w:t>4</w:t>
      </w:r>
      <w:r w:rsidR="0078771D">
        <w:rPr>
          <w:rFonts w:asciiTheme="majorHAnsi" w:hAnsiTheme="majorHAnsi" w:cstheme="majorHAnsi"/>
        </w:rPr>
        <w:t xml:space="preserve">. </w:t>
      </w:r>
      <w:r w:rsidR="00FE295D">
        <w:rPr>
          <w:rFonts w:asciiTheme="majorHAnsi" w:hAnsiTheme="majorHAnsi" w:cstheme="majorHAnsi"/>
        </w:rPr>
        <w:t xml:space="preserve">For </w:t>
      </w:r>
      <w:r w:rsidR="002B239C">
        <w:rPr>
          <w:rFonts w:asciiTheme="majorHAnsi" w:hAnsiTheme="majorHAnsi" w:cstheme="majorHAnsi"/>
        </w:rPr>
        <w:t xml:space="preserve">many </w:t>
      </w:r>
      <w:r w:rsidR="0078771D">
        <w:rPr>
          <w:rFonts w:asciiTheme="majorHAnsi" w:hAnsiTheme="majorHAnsi" w:cstheme="majorHAnsi"/>
        </w:rPr>
        <w:t>cancer</w:t>
      </w:r>
      <w:r w:rsidR="007D3E97">
        <w:rPr>
          <w:rFonts w:asciiTheme="majorHAnsi" w:hAnsiTheme="majorHAnsi" w:cstheme="majorHAnsi"/>
        </w:rPr>
        <w:t xml:space="preserve"> types</w:t>
      </w:r>
      <w:r w:rsidR="00801FC9">
        <w:rPr>
          <w:rFonts w:asciiTheme="majorHAnsi" w:hAnsiTheme="majorHAnsi" w:cstheme="majorHAnsi"/>
        </w:rPr>
        <w:t xml:space="preserve">, </w:t>
      </w:r>
      <w:r w:rsidR="0078771D">
        <w:rPr>
          <w:rFonts w:asciiTheme="majorHAnsi" w:hAnsiTheme="majorHAnsi" w:cstheme="majorHAnsi"/>
        </w:rPr>
        <w:t>tissue biopsies can be difficult to obtain and a pain in the butt</w:t>
      </w:r>
      <w:r w:rsidR="007F3AA7">
        <w:rPr>
          <w:rFonts w:asciiTheme="majorHAnsi" w:hAnsiTheme="majorHAnsi" w:cstheme="majorHAnsi"/>
        </w:rPr>
        <w:t xml:space="preserve"> for patients</w:t>
      </w:r>
      <w:r w:rsidR="0078771D">
        <w:rPr>
          <w:rFonts w:asciiTheme="majorHAnsi" w:hAnsiTheme="majorHAnsi" w:cstheme="majorHAnsi"/>
        </w:rPr>
        <w:t xml:space="preserve"> (</w:t>
      </w:r>
      <w:r w:rsidR="0078771D" w:rsidRPr="00194912">
        <w:rPr>
          <w:rFonts w:asciiTheme="majorHAnsi" w:hAnsiTheme="majorHAnsi" w:cstheme="majorHAnsi"/>
          <w:i/>
          <w:iCs/>
        </w:rPr>
        <w:t>quite literally for prostate cancer, sorry dad</w:t>
      </w:r>
      <w:r w:rsidR="0078771D">
        <w:rPr>
          <w:rFonts w:asciiTheme="majorHAnsi" w:hAnsiTheme="majorHAnsi" w:cstheme="majorHAnsi"/>
        </w:rPr>
        <w:t xml:space="preserve">). </w:t>
      </w:r>
      <w:r w:rsidR="00854245">
        <w:rPr>
          <w:rFonts w:asciiTheme="majorHAnsi" w:hAnsiTheme="majorHAnsi" w:cstheme="majorHAnsi"/>
        </w:rPr>
        <w:t xml:space="preserve">These </w:t>
      </w:r>
      <w:r w:rsidR="006B7121">
        <w:rPr>
          <w:rFonts w:asciiTheme="majorHAnsi" w:hAnsiTheme="majorHAnsi" w:cstheme="majorHAnsi"/>
        </w:rPr>
        <w:t xml:space="preserve">invasive </w:t>
      </w:r>
      <w:r w:rsidR="00854245">
        <w:rPr>
          <w:rFonts w:asciiTheme="majorHAnsi" w:hAnsiTheme="majorHAnsi" w:cstheme="majorHAnsi"/>
        </w:rPr>
        <w:t xml:space="preserve">procedures </w:t>
      </w:r>
      <w:r w:rsidR="00195B86">
        <w:rPr>
          <w:rFonts w:asciiTheme="majorHAnsi" w:hAnsiTheme="majorHAnsi" w:cstheme="majorHAnsi"/>
        </w:rPr>
        <w:t xml:space="preserve">also </w:t>
      </w:r>
      <w:r w:rsidR="003F75C0">
        <w:rPr>
          <w:rFonts w:asciiTheme="majorHAnsi" w:hAnsiTheme="majorHAnsi" w:cstheme="majorHAnsi"/>
        </w:rPr>
        <w:t xml:space="preserve">carry </w:t>
      </w:r>
      <w:r w:rsidR="00854245">
        <w:rPr>
          <w:rFonts w:asciiTheme="majorHAnsi" w:hAnsiTheme="majorHAnsi" w:cstheme="majorHAnsi"/>
        </w:rPr>
        <w:t xml:space="preserve">additional risks, such as </w:t>
      </w:r>
      <w:r w:rsidR="00AE0991">
        <w:rPr>
          <w:rFonts w:asciiTheme="majorHAnsi" w:hAnsiTheme="majorHAnsi" w:cstheme="majorHAnsi"/>
        </w:rPr>
        <w:t xml:space="preserve">postoperative </w:t>
      </w:r>
      <w:r w:rsidR="00854245">
        <w:rPr>
          <w:rFonts w:asciiTheme="majorHAnsi" w:hAnsiTheme="majorHAnsi" w:cstheme="majorHAnsi"/>
        </w:rPr>
        <w:t>infectio</w:t>
      </w:r>
      <w:r w:rsidR="00AE0991">
        <w:rPr>
          <w:rFonts w:asciiTheme="majorHAnsi" w:hAnsiTheme="majorHAnsi" w:cstheme="majorHAnsi"/>
        </w:rPr>
        <w:t xml:space="preserve">n. </w:t>
      </w:r>
      <w:r w:rsidR="00B159CC">
        <w:rPr>
          <w:rFonts w:asciiTheme="majorHAnsi" w:hAnsiTheme="majorHAnsi" w:cstheme="majorHAnsi"/>
        </w:rPr>
        <w:t xml:space="preserve">As </w:t>
      </w:r>
      <w:r w:rsidR="00D11F83">
        <w:rPr>
          <w:rFonts w:asciiTheme="majorHAnsi" w:hAnsiTheme="majorHAnsi" w:cstheme="majorHAnsi"/>
        </w:rPr>
        <w:t>a result</w:t>
      </w:r>
      <w:r w:rsidR="00B159CC">
        <w:rPr>
          <w:rFonts w:asciiTheme="majorHAnsi" w:hAnsiTheme="majorHAnsi" w:cstheme="majorHAnsi"/>
        </w:rPr>
        <w:t>,</w:t>
      </w:r>
      <w:r w:rsidR="00854245">
        <w:rPr>
          <w:rFonts w:asciiTheme="majorHAnsi" w:hAnsiTheme="majorHAnsi" w:cstheme="majorHAnsi"/>
        </w:rPr>
        <w:t xml:space="preserve"> doctors</w:t>
      </w:r>
      <w:r w:rsidR="00420DEE">
        <w:rPr>
          <w:rFonts w:asciiTheme="majorHAnsi" w:hAnsiTheme="majorHAnsi" w:cstheme="majorHAnsi"/>
        </w:rPr>
        <w:t xml:space="preserve"> are</w:t>
      </w:r>
      <w:r w:rsidR="00854245">
        <w:rPr>
          <w:rFonts w:asciiTheme="majorHAnsi" w:hAnsiTheme="majorHAnsi" w:cstheme="majorHAnsi"/>
        </w:rPr>
        <w:t xml:space="preserve"> reluctant to repeat them, such as </w:t>
      </w:r>
      <w:r w:rsidR="00D11F83">
        <w:rPr>
          <w:rFonts w:asciiTheme="majorHAnsi" w:hAnsiTheme="majorHAnsi" w:cstheme="majorHAnsi"/>
        </w:rPr>
        <w:t xml:space="preserve">when </w:t>
      </w:r>
      <w:r w:rsidR="00FE295D">
        <w:rPr>
          <w:rFonts w:asciiTheme="majorHAnsi" w:hAnsiTheme="majorHAnsi" w:cstheme="majorHAnsi"/>
        </w:rPr>
        <w:t>monitoring treatment respons</w:t>
      </w:r>
      <w:r w:rsidR="008D44B5">
        <w:rPr>
          <w:rFonts w:asciiTheme="majorHAnsi" w:hAnsiTheme="majorHAnsi" w:cstheme="majorHAnsi"/>
        </w:rPr>
        <w:t>e</w:t>
      </w:r>
      <w:r w:rsidR="00FE295D">
        <w:rPr>
          <w:rFonts w:asciiTheme="majorHAnsi" w:hAnsiTheme="majorHAnsi" w:cstheme="majorHAnsi"/>
        </w:rPr>
        <w:t>.</w:t>
      </w:r>
      <w:r w:rsidR="0078771D">
        <w:rPr>
          <w:rFonts w:asciiTheme="majorHAnsi" w:hAnsiTheme="majorHAnsi" w:cstheme="majorHAnsi"/>
        </w:rPr>
        <w:t xml:space="preserve"> </w:t>
      </w:r>
      <w:r w:rsidR="007F3AA7" w:rsidRPr="007F3AA7">
        <w:rPr>
          <w:rFonts w:asciiTheme="majorHAnsi" w:hAnsiTheme="majorHAnsi" w:cstheme="majorHAnsi"/>
        </w:rPr>
        <w:t>In contrast, liquid biopsies are easily obtained with a routine blood draw, which are less risky and cost far less. They can be easily repeated as needed for monitoring progression, drug response, and relapse</w:t>
      </w:r>
      <w:r w:rsidR="006E711C">
        <w:rPr>
          <w:rFonts w:asciiTheme="majorHAnsi" w:hAnsiTheme="majorHAnsi" w:cstheme="majorHAnsi"/>
          <w:vertAlign w:val="superscript"/>
        </w:rPr>
        <w:t>4</w:t>
      </w:r>
      <w:r w:rsidR="007F3AA7" w:rsidRPr="007F3AA7">
        <w:rPr>
          <w:rFonts w:asciiTheme="majorHAnsi" w:hAnsiTheme="majorHAnsi" w:cstheme="majorHAnsi"/>
        </w:rPr>
        <w:t>.</w:t>
      </w:r>
    </w:p>
    <w:p w14:paraId="5BA13F71" w14:textId="468CD810" w:rsidR="00C272B1" w:rsidRDefault="00FE295D" w:rsidP="007F3AA7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Another benefit of liquid biopsies is that they provide a more comprehensive </w:t>
      </w:r>
      <w:r w:rsidR="007F3AA7">
        <w:rPr>
          <w:rFonts w:asciiTheme="majorHAnsi" w:hAnsiTheme="majorHAnsi" w:cstheme="majorHAnsi"/>
        </w:rPr>
        <w:t>view</w:t>
      </w:r>
      <w:r w:rsidR="007F17F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of the disease.</w:t>
      </w:r>
      <w:r w:rsidR="004D74E8">
        <w:rPr>
          <w:rFonts w:asciiTheme="majorHAnsi" w:hAnsiTheme="majorHAnsi" w:cstheme="majorHAnsi"/>
        </w:rPr>
        <w:t xml:space="preserve"> </w:t>
      </w:r>
      <w:r w:rsidR="004D74E8" w:rsidRPr="00915F3B">
        <w:rPr>
          <w:rFonts w:asciiTheme="majorHAnsi" w:hAnsiTheme="majorHAnsi" w:cstheme="majorHAnsi"/>
        </w:rPr>
        <w:t xml:space="preserve">It is important to understand that tumours can be </w:t>
      </w:r>
      <w:ins w:id="2" w:author="Main, Sasha" w:date="2020-11-15T16:20:00Z">
        <w:r w:rsidR="00573168">
          <w:rPr>
            <w:rFonts w:asciiTheme="majorHAnsi" w:hAnsiTheme="majorHAnsi" w:cstheme="majorHAnsi"/>
          </w:rPr>
          <w:fldChar w:fldCharType="begin"/>
        </w:r>
        <w:r w:rsidR="00573168">
          <w:rPr>
            <w:rFonts w:asciiTheme="majorHAnsi" w:hAnsiTheme="majorHAnsi" w:cstheme="majorHAnsi"/>
          </w:rPr>
          <w:instrText xml:space="preserve"> HYPERLINK "https://en.wikipedia.org/wiki/Tumour_heterogeneity" </w:instrText>
        </w:r>
        <w:r w:rsidR="00573168">
          <w:rPr>
            <w:rFonts w:asciiTheme="majorHAnsi" w:hAnsiTheme="majorHAnsi" w:cstheme="majorHAnsi"/>
          </w:rPr>
        </w:r>
        <w:r w:rsidR="00573168">
          <w:rPr>
            <w:rFonts w:asciiTheme="majorHAnsi" w:hAnsiTheme="majorHAnsi" w:cstheme="majorHAnsi"/>
          </w:rPr>
          <w:fldChar w:fldCharType="separate"/>
        </w:r>
        <w:r w:rsidR="004D74E8" w:rsidRPr="00573168">
          <w:rPr>
            <w:rStyle w:val="Hyperlink"/>
            <w:rFonts w:asciiTheme="majorHAnsi" w:hAnsiTheme="majorHAnsi" w:cstheme="majorHAnsi"/>
          </w:rPr>
          <w:t>heterogen</w:t>
        </w:r>
        <w:r w:rsidR="004D74E8" w:rsidRPr="00573168">
          <w:rPr>
            <w:rStyle w:val="Hyperlink"/>
            <w:rFonts w:asciiTheme="majorHAnsi" w:hAnsiTheme="majorHAnsi" w:cstheme="majorHAnsi"/>
          </w:rPr>
          <w:t>eous</w:t>
        </w:r>
        <w:r w:rsidR="00573168">
          <w:rPr>
            <w:rFonts w:asciiTheme="majorHAnsi" w:hAnsiTheme="majorHAnsi" w:cstheme="majorHAnsi"/>
          </w:rPr>
          <w:fldChar w:fldCharType="end"/>
        </w:r>
      </w:ins>
      <w:r w:rsidR="004D74E8" w:rsidRPr="00915F3B">
        <w:rPr>
          <w:rFonts w:asciiTheme="majorHAnsi" w:hAnsiTheme="majorHAnsi" w:cstheme="majorHAnsi"/>
        </w:rPr>
        <w:t xml:space="preserve"> – in other words, different regions of the tumour might exhibit different characteristics </w:t>
      </w:r>
      <w:r w:rsidR="00915F3B" w:rsidRPr="00915F3B">
        <w:rPr>
          <w:rFonts w:asciiTheme="majorHAnsi" w:hAnsiTheme="majorHAnsi" w:cstheme="majorHAnsi"/>
        </w:rPr>
        <w:t>because of</w:t>
      </w:r>
      <w:r w:rsidR="004D74E8" w:rsidRPr="00915F3B">
        <w:rPr>
          <w:rFonts w:asciiTheme="majorHAnsi" w:hAnsiTheme="majorHAnsi" w:cstheme="majorHAnsi"/>
        </w:rPr>
        <w:t xml:space="preserve"> their respective genetic mutations and local environment, to name a few contributing factors.</w:t>
      </w:r>
      <w:r w:rsidR="00C22A81" w:rsidRPr="00915F3B">
        <w:rPr>
          <w:rFonts w:asciiTheme="majorHAnsi" w:hAnsiTheme="majorHAnsi" w:cstheme="majorHAnsi"/>
        </w:rPr>
        <w:t xml:space="preserve"> </w:t>
      </w:r>
      <w:r w:rsidR="004D74E8" w:rsidRPr="009A3AD1">
        <w:rPr>
          <w:rFonts w:asciiTheme="majorHAnsi" w:hAnsiTheme="majorHAnsi" w:cstheme="majorHAnsi"/>
          <w:b/>
          <w:bCs/>
        </w:rPr>
        <w:t>Tumour heterogeneity</w:t>
      </w:r>
      <w:r w:rsidR="004D74E8" w:rsidRPr="00915F3B">
        <w:rPr>
          <w:rFonts w:asciiTheme="majorHAnsi" w:hAnsiTheme="majorHAnsi" w:cstheme="majorHAnsi"/>
        </w:rPr>
        <w:t xml:space="preserve"> remains an important challenge in treating cancers since the </w:t>
      </w:r>
      <w:r w:rsidR="00915F3B">
        <w:rPr>
          <w:rFonts w:asciiTheme="majorHAnsi" w:hAnsiTheme="majorHAnsi" w:cstheme="majorHAnsi"/>
        </w:rPr>
        <w:t xml:space="preserve">whole </w:t>
      </w:r>
      <w:r w:rsidR="004D74E8" w:rsidRPr="00915F3B">
        <w:rPr>
          <w:rFonts w:asciiTheme="majorHAnsi" w:hAnsiTheme="majorHAnsi" w:cstheme="majorHAnsi"/>
        </w:rPr>
        <w:t>tumour might not respond to a given treatment uniformly well</w:t>
      </w:r>
      <w:r w:rsidR="00F1340F" w:rsidRPr="00573168">
        <w:rPr>
          <w:rFonts w:asciiTheme="majorHAnsi" w:hAnsiTheme="majorHAnsi" w:cstheme="majorHAnsi"/>
          <w:vertAlign w:val="superscript"/>
        </w:rPr>
        <w:t>5</w:t>
      </w:r>
      <w:r w:rsidR="004D74E8" w:rsidRPr="00915F3B">
        <w:rPr>
          <w:rFonts w:asciiTheme="majorHAnsi" w:hAnsiTheme="majorHAnsi" w:cstheme="majorHAnsi"/>
        </w:rPr>
        <w:t>.</w:t>
      </w:r>
      <w:r w:rsidR="004D74E8">
        <w:rPr>
          <w:rFonts w:asciiTheme="majorHAnsi" w:hAnsiTheme="majorHAnsi" w:cstheme="majorHAnsi"/>
        </w:rPr>
        <w:t xml:space="preserve"> Heterogeneity poses an issue for tissue biopsies, since typically</w:t>
      </w:r>
      <w:r>
        <w:rPr>
          <w:rFonts w:asciiTheme="majorHAnsi" w:hAnsiTheme="majorHAnsi" w:cstheme="majorHAnsi"/>
        </w:rPr>
        <w:t xml:space="preserve"> only a small portion of the tumour is sampled. </w:t>
      </w:r>
      <w:r w:rsidR="00C22A81">
        <w:rPr>
          <w:rFonts w:asciiTheme="majorHAnsi" w:hAnsiTheme="majorHAnsi" w:cstheme="majorHAnsi"/>
        </w:rPr>
        <w:t>Consequently</w:t>
      </w:r>
      <w:r>
        <w:rPr>
          <w:rFonts w:asciiTheme="majorHAnsi" w:hAnsiTheme="majorHAnsi" w:cstheme="majorHAnsi"/>
        </w:rPr>
        <w:t>, a tissue biopsy might fail to reflect</w:t>
      </w:r>
      <w:r w:rsidR="00C22A8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heterogeneity</w:t>
      </w:r>
      <w:r w:rsidR="00915F3B">
        <w:rPr>
          <w:rFonts w:asciiTheme="majorHAnsi" w:hAnsiTheme="majorHAnsi" w:cstheme="majorHAnsi"/>
        </w:rPr>
        <w:t xml:space="preserve"> within the tumour</w:t>
      </w:r>
      <w:r w:rsidR="006E711C">
        <w:rPr>
          <w:rFonts w:asciiTheme="majorHAnsi" w:hAnsiTheme="majorHAnsi" w:cstheme="majorHAnsi"/>
          <w:vertAlign w:val="superscript"/>
        </w:rPr>
        <w:t>4</w:t>
      </w:r>
      <w:r w:rsidR="004D74E8">
        <w:rPr>
          <w:rFonts w:asciiTheme="majorHAnsi" w:hAnsiTheme="majorHAnsi" w:cstheme="majorHAnsi"/>
        </w:rPr>
        <w:t xml:space="preserve">. </w:t>
      </w:r>
      <w:r w:rsidR="00854245">
        <w:rPr>
          <w:rFonts w:asciiTheme="majorHAnsi" w:hAnsiTheme="majorHAnsi" w:cstheme="majorHAnsi"/>
        </w:rPr>
        <w:t xml:space="preserve">This was </w:t>
      </w:r>
      <w:r w:rsidR="00AA5591">
        <w:rPr>
          <w:rFonts w:asciiTheme="majorHAnsi" w:hAnsiTheme="majorHAnsi" w:cstheme="majorHAnsi"/>
        </w:rPr>
        <w:t xml:space="preserve">initially </w:t>
      </w:r>
      <w:r w:rsidR="00854245">
        <w:rPr>
          <w:rFonts w:asciiTheme="majorHAnsi" w:hAnsiTheme="majorHAnsi" w:cstheme="majorHAnsi"/>
        </w:rPr>
        <w:t>the case with my father’s prostate cancer</w:t>
      </w:r>
      <w:r w:rsidR="007F3AA7">
        <w:rPr>
          <w:rFonts w:asciiTheme="majorHAnsi" w:hAnsiTheme="majorHAnsi" w:cstheme="majorHAnsi"/>
        </w:rPr>
        <w:t>. When he was diagnosed</w:t>
      </w:r>
      <w:r w:rsidR="00146E63">
        <w:rPr>
          <w:rFonts w:asciiTheme="majorHAnsi" w:hAnsiTheme="majorHAnsi" w:cstheme="majorHAnsi"/>
        </w:rPr>
        <w:t>,</w:t>
      </w:r>
      <w:r w:rsidR="007F3AA7">
        <w:rPr>
          <w:rFonts w:asciiTheme="majorHAnsi" w:hAnsiTheme="majorHAnsi" w:cstheme="majorHAnsi"/>
        </w:rPr>
        <w:t xml:space="preserve"> </w:t>
      </w:r>
      <w:r w:rsidR="00146E63">
        <w:rPr>
          <w:rFonts w:asciiTheme="majorHAnsi" w:hAnsiTheme="majorHAnsi" w:cstheme="majorHAnsi"/>
        </w:rPr>
        <w:t>t</w:t>
      </w:r>
      <w:r w:rsidR="007F3AA7">
        <w:rPr>
          <w:rFonts w:asciiTheme="majorHAnsi" w:hAnsiTheme="majorHAnsi" w:cstheme="majorHAnsi"/>
        </w:rPr>
        <w:t xml:space="preserve">hey could not explain the rapid PSA increase compared to the low </w:t>
      </w:r>
      <w:hyperlink r:id="rId6" w:history="1">
        <w:r w:rsidR="007F3AA7" w:rsidRPr="00FC39EC">
          <w:rPr>
            <w:rStyle w:val="Hyperlink"/>
            <w:rFonts w:asciiTheme="majorHAnsi" w:hAnsiTheme="majorHAnsi" w:cstheme="majorHAnsi"/>
          </w:rPr>
          <w:t>Gleason score</w:t>
        </w:r>
      </w:hyperlink>
      <w:r w:rsidR="007F3AA7">
        <w:rPr>
          <w:rFonts w:asciiTheme="majorHAnsi" w:hAnsiTheme="majorHAnsi" w:cstheme="majorHAnsi"/>
        </w:rPr>
        <w:t xml:space="preserve"> of his prostate biopsies.</w:t>
      </w:r>
      <w:r w:rsidR="00146E63">
        <w:rPr>
          <w:rFonts w:asciiTheme="majorHAnsi" w:hAnsiTheme="majorHAnsi" w:cstheme="majorHAnsi"/>
        </w:rPr>
        <w:t xml:space="preserve"> A</w:t>
      </w:r>
      <w:r w:rsidR="00AA5591">
        <w:rPr>
          <w:rFonts w:asciiTheme="majorHAnsi" w:hAnsiTheme="majorHAnsi" w:cstheme="majorHAnsi"/>
        </w:rPr>
        <w:t xml:space="preserve"> subsequent </w:t>
      </w:r>
      <w:r w:rsidR="00854245">
        <w:rPr>
          <w:rFonts w:asciiTheme="majorHAnsi" w:hAnsiTheme="majorHAnsi" w:cstheme="majorHAnsi"/>
        </w:rPr>
        <w:t xml:space="preserve">MRI revealed some cancer cells </w:t>
      </w:r>
      <w:r w:rsidR="00AA5591">
        <w:rPr>
          <w:rFonts w:asciiTheme="majorHAnsi" w:hAnsiTheme="majorHAnsi" w:cstheme="majorHAnsi"/>
        </w:rPr>
        <w:t xml:space="preserve">lying </w:t>
      </w:r>
      <w:r w:rsidR="00854245">
        <w:rPr>
          <w:rFonts w:asciiTheme="majorHAnsi" w:hAnsiTheme="majorHAnsi" w:cstheme="majorHAnsi"/>
        </w:rPr>
        <w:t>outside the normal sampling areas</w:t>
      </w:r>
      <w:r w:rsidR="009D724C">
        <w:rPr>
          <w:rFonts w:asciiTheme="majorHAnsi" w:hAnsiTheme="majorHAnsi" w:cstheme="majorHAnsi"/>
        </w:rPr>
        <w:t>.</w:t>
      </w:r>
      <w:r w:rsidR="00AA5591">
        <w:rPr>
          <w:rFonts w:asciiTheme="majorHAnsi" w:hAnsiTheme="majorHAnsi" w:cstheme="majorHAnsi"/>
        </w:rPr>
        <w:t xml:space="preserve"> </w:t>
      </w:r>
      <w:r w:rsidR="009D724C">
        <w:rPr>
          <w:rFonts w:asciiTheme="majorHAnsi" w:hAnsiTheme="majorHAnsi" w:cstheme="majorHAnsi"/>
        </w:rPr>
        <w:t>A</w:t>
      </w:r>
      <w:r w:rsidR="00AA5591">
        <w:rPr>
          <w:rFonts w:asciiTheme="majorHAnsi" w:hAnsiTheme="majorHAnsi" w:cstheme="majorHAnsi"/>
        </w:rPr>
        <w:t>s a result,</w:t>
      </w:r>
      <w:r w:rsidR="00400969">
        <w:rPr>
          <w:rFonts w:asciiTheme="majorHAnsi" w:hAnsiTheme="majorHAnsi" w:cstheme="majorHAnsi"/>
        </w:rPr>
        <w:t xml:space="preserve"> a</w:t>
      </w:r>
      <w:r w:rsidR="001F2B65">
        <w:rPr>
          <w:rFonts w:asciiTheme="majorHAnsi" w:hAnsiTheme="majorHAnsi" w:cstheme="majorHAnsi"/>
        </w:rPr>
        <w:t>nother biopsy was conducted in this area</w:t>
      </w:r>
      <w:r w:rsidR="00AA5591">
        <w:rPr>
          <w:rFonts w:asciiTheme="majorHAnsi" w:hAnsiTheme="majorHAnsi" w:cstheme="majorHAnsi"/>
        </w:rPr>
        <w:t xml:space="preserve">, </w:t>
      </w:r>
      <w:r w:rsidR="001F2B65">
        <w:rPr>
          <w:rFonts w:asciiTheme="majorHAnsi" w:hAnsiTheme="majorHAnsi" w:cstheme="majorHAnsi"/>
        </w:rPr>
        <w:t>reveal</w:t>
      </w:r>
      <w:r w:rsidR="00AA5591">
        <w:rPr>
          <w:rFonts w:asciiTheme="majorHAnsi" w:hAnsiTheme="majorHAnsi" w:cstheme="majorHAnsi"/>
        </w:rPr>
        <w:t>ing</w:t>
      </w:r>
      <w:r w:rsidR="001F2B65">
        <w:rPr>
          <w:rFonts w:asciiTheme="majorHAnsi" w:hAnsiTheme="majorHAnsi" w:cstheme="majorHAnsi"/>
        </w:rPr>
        <w:t xml:space="preserve"> a much more aggressive and fast-growing cancer. </w:t>
      </w:r>
      <w:r w:rsidR="00146E63">
        <w:rPr>
          <w:rFonts w:asciiTheme="majorHAnsi" w:hAnsiTheme="majorHAnsi" w:cstheme="majorHAnsi"/>
        </w:rPr>
        <w:t>With liquid biopsies, most cells from the tumour contribute to the cfDNA pool, so a liquid biopsy should</w:t>
      </w:r>
      <w:r w:rsidR="001F2B65">
        <w:rPr>
          <w:rFonts w:asciiTheme="majorHAnsi" w:hAnsiTheme="majorHAnsi" w:cstheme="majorHAnsi"/>
        </w:rPr>
        <w:t xml:space="preserve"> </w:t>
      </w:r>
      <w:r w:rsidR="00A039E7">
        <w:rPr>
          <w:rFonts w:asciiTheme="majorHAnsi" w:hAnsiTheme="majorHAnsi" w:cstheme="majorHAnsi"/>
        </w:rPr>
        <w:t xml:space="preserve">reflect </w:t>
      </w:r>
      <w:r w:rsidR="00C22A81">
        <w:rPr>
          <w:rFonts w:asciiTheme="majorHAnsi" w:hAnsiTheme="majorHAnsi" w:cstheme="majorHAnsi"/>
        </w:rPr>
        <w:t>the</w:t>
      </w:r>
      <w:r w:rsidR="00736FF0">
        <w:rPr>
          <w:rFonts w:asciiTheme="majorHAnsi" w:hAnsiTheme="majorHAnsi" w:cstheme="majorHAnsi"/>
        </w:rPr>
        <w:t xml:space="preserve"> full</w:t>
      </w:r>
      <w:r w:rsidR="00464CC7">
        <w:rPr>
          <w:rFonts w:asciiTheme="majorHAnsi" w:hAnsiTheme="majorHAnsi" w:cstheme="majorHAnsi"/>
        </w:rPr>
        <w:t xml:space="preserve"> </w:t>
      </w:r>
      <w:r w:rsidR="00C22A81">
        <w:rPr>
          <w:rFonts w:asciiTheme="majorHAnsi" w:hAnsiTheme="majorHAnsi" w:cstheme="majorHAnsi"/>
        </w:rPr>
        <w:t>diversity of the cancer</w:t>
      </w:r>
      <w:r w:rsidR="006E711C">
        <w:rPr>
          <w:rFonts w:asciiTheme="majorHAnsi" w:hAnsiTheme="majorHAnsi" w:cstheme="majorHAnsi"/>
          <w:vertAlign w:val="superscript"/>
        </w:rPr>
        <w:t>4</w:t>
      </w:r>
      <w:r w:rsidR="00C22A81">
        <w:rPr>
          <w:rFonts w:asciiTheme="majorHAnsi" w:hAnsiTheme="majorHAnsi" w:cstheme="majorHAnsi"/>
        </w:rPr>
        <w:t xml:space="preserve">. </w:t>
      </w:r>
    </w:p>
    <w:p w14:paraId="6DF9DE96" w14:textId="6230C008" w:rsidR="009A0BBB" w:rsidRDefault="00464CC7" w:rsidP="00F87C1B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Building on this concept, liquid biopsies </w:t>
      </w:r>
      <w:r w:rsidR="0011450B">
        <w:rPr>
          <w:rFonts w:asciiTheme="majorHAnsi" w:hAnsiTheme="majorHAnsi" w:cstheme="majorHAnsi"/>
        </w:rPr>
        <w:t>may e</w:t>
      </w:r>
      <w:r>
        <w:rPr>
          <w:rFonts w:asciiTheme="majorHAnsi" w:hAnsiTheme="majorHAnsi" w:cstheme="majorHAnsi"/>
        </w:rPr>
        <w:t xml:space="preserve">ncompass ctDNA from metastatic sites as well, </w:t>
      </w:r>
      <w:r w:rsidR="001F2B65">
        <w:rPr>
          <w:rFonts w:asciiTheme="majorHAnsi" w:hAnsiTheme="majorHAnsi" w:cstheme="majorHAnsi"/>
        </w:rPr>
        <w:t>typically well</w:t>
      </w:r>
      <w:r>
        <w:rPr>
          <w:rFonts w:asciiTheme="majorHAnsi" w:hAnsiTheme="majorHAnsi" w:cstheme="majorHAnsi"/>
        </w:rPr>
        <w:t xml:space="preserve"> before the metastases are </w:t>
      </w:r>
      <w:r w:rsidR="003E1217">
        <w:rPr>
          <w:rFonts w:asciiTheme="majorHAnsi" w:hAnsiTheme="majorHAnsi" w:cstheme="majorHAnsi"/>
        </w:rPr>
        <w:t>apparent</w:t>
      </w:r>
      <w:r>
        <w:rPr>
          <w:rFonts w:asciiTheme="majorHAnsi" w:hAnsiTheme="majorHAnsi" w:cstheme="majorHAnsi"/>
        </w:rPr>
        <w:t xml:space="preserve"> through imaging. </w:t>
      </w:r>
      <w:r w:rsidR="001F2B65">
        <w:rPr>
          <w:rFonts w:asciiTheme="majorHAnsi" w:hAnsiTheme="majorHAnsi" w:cstheme="majorHAnsi"/>
        </w:rPr>
        <w:t>Liquid</w:t>
      </w:r>
      <w:r>
        <w:rPr>
          <w:rFonts w:asciiTheme="majorHAnsi" w:hAnsiTheme="majorHAnsi" w:cstheme="majorHAnsi"/>
        </w:rPr>
        <w:t xml:space="preserve"> biopsies provide insight </w:t>
      </w:r>
      <w:r w:rsidR="00767436">
        <w:rPr>
          <w:rFonts w:asciiTheme="majorHAnsi" w:hAnsiTheme="majorHAnsi" w:cstheme="majorHAnsi"/>
        </w:rPr>
        <w:t>in</w:t>
      </w:r>
      <w:r w:rsidR="00324847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</w:t>
      </w:r>
      <w:r w:rsidRPr="009A3AD1">
        <w:rPr>
          <w:rFonts w:asciiTheme="majorHAnsi" w:hAnsiTheme="majorHAnsi" w:cstheme="majorHAnsi"/>
          <w:i/>
          <w:iCs/>
        </w:rPr>
        <w:t>spatial and temporal tumour heterogeneity</w:t>
      </w:r>
      <w:r>
        <w:rPr>
          <w:rFonts w:asciiTheme="majorHAnsi" w:hAnsiTheme="majorHAnsi" w:cstheme="majorHAnsi"/>
        </w:rPr>
        <w:t xml:space="preserve"> at multiple sites throughout the body</w:t>
      </w:r>
      <w:r w:rsidR="006E711C">
        <w:rPr>
          <w:rFonts w:asciiTheme="majorHAnsi" w:hAnsiTheme="majorHAnsi" w:cstheme="majorHAnsi"/>
          <w:vertAlign w:val="superscript"/>
        </w:rPr>
        <w:t>2,4</w:t>
      </w:r>
      <w:r>
        <w:rPr>
          <w:rFonts w:asciiTheme="majorHAnsi" w:hAnsiTheme="majorHAnsi" w:cstheme="majorHAnsi"/>
        </w:rPr>
        <w:t>.</w:t>
      </w:r>
      <w:r w:rsidR="00C92727">
        <w:rPr>
          <w:rFonts w:asciiTheme="majorHAnsi" w:hAnsiTheme="majorHAnsi" w:cstheme="majorHAnsi"/>
        </w:rPr>
        <w:t xml:space="preserve"> </w:t>
      </w:r>
      <w:r w:rsidR="001F2B65">
        <w:rPr>
          <w:rFonts w:asciiTheme="majorHAnsi" w:hAnsiTheme="majorHAnsi" w:cstheme="majorHAnsi"/>
        </w:rPr>
        <w:t>My father had his prostate removed</w:t>
      </w:r>
      <w:r w:rsidR="00F87C1B">
        <w:rPr>
          <w:rFonts w:asciiTheme="majorHAnsi" w:hAnsiTheme="majorHAnsi" w:cstheme="majorHAnsi"/>
        </w:rPr>
        <w:t>,</w:t>
      </w:r>
      <w:r w:rsidR="001F2B65">
        <w:rPr>
          <w:rFonts w:asciiTheme="majorHAnsi" w:hAnsiTheme="majorHAnsi" w:cstheme="majorHAnsi"/>
        </w:rPr>
        <w:t xml:space="preserve"> leaving </w:t>
      </w:r>
      <w:r w:rsidR="00F87C1B">
        <w:rPr>
          <w:rFonts w:asciiTheme="majorHAnsi" w:hAnsiTheme="majorHAnsi" w:cstheme="majorHAnsi"/>
        </w:rPr>
        <w:t xml:space="preserve">behind </w:t>
      </w:r>
      <w:r w:rsidR="001F2B65">
        <w:rPr>
          <w:rFonts w:asciiTheme="majorHAnsi" w:hAnsiTheme="majorHAnsi" w:cstheme="majorHAnsi"/>
        </w:rPr>
        <w:t>nothing to biopsy</w:t>
      </w:r>
      <w:r w:rsidR="00F87C1B">
        <w:rPr>
          <w:rFonts w:asciiTheme="majorHAnsi" w:hAnsiTheme="majorHAnsi" w:cstheme="majorHAnsi"/>
        </w:rPr>
        <w:t>;</w:t>
      </w:r>
      <w:r w:rsidR="001F2B65">
        <w:rPr>
          <w:rFonts w:asciiTheme="majorHAnsi" w:hAnsiTheme="majorHAnsi" w:cstheme="majorHAnsi"/>
        </w:rPr>
        <w:t xml:space="preserve"> however</w:t>
      </w:r>
      <w:r w:rsidR="00F87C1B">
        <w:rPr>
          <w:rFonts w:asciiTheme="majorHAnsi" w:hAnsiTheme="majorHAnsi" w:cstheme="majorHAnsi"/>
        </w:rPr>
        <w:t>,</w:t>
      </w:r>
      <w:r w:rsidR="001F2B65">
        <w:rPr>
          <w:rFonts w:asciiTheme="majorHAnsi" w:hAnsiTheme="majorHAnsi" w:cstheme="majorHAnsi"/>
        </w:rPr>
        <w:t xml:space="preserve"> a liquid biopsy can </w:t>
      </w:r>
      <w:r w:rsidR="00400969">
        <w:rPr>
          <w:rFonts w:asciiTheme="majorHAnsi" w:hAnsiTheme="majorHAnsi" w:cstheme="majorHAnsi"/>
        </w:rPr>
        <w:t>monitor</w:t>
      </w:r>
      <w:r w:rsidR="001F2B65">
        <w:rPr>
          <w:rFonts w:asciiTheme="majorHAnsi" w:hAnsiTheme="majorHAnsi" w:cstheme="majorHAnsi"/>
        </w:rPr>
        <w:t xml:space="preserve"> whether the cancer had metastasized prior to the prostatectomy</w:t>
      </w:r>
      <w:r w:rsidR="006E7961">
        <w:rPr>
          <w:rFonts w:asciiTheme="majorHAnsi" w:hAnsiTheme="majorHAnsi" w:cstheme="majorHAnsi"/>
        </w:rPr>
        <w:t xml:space="preserve"> (hopefully not)</w:t>
      </w:r>
      <w:r w:rsidR="001F2B65">
        <w:rPr>
          <w:rFonts w:asciiTheme="majorHAnsi" w:hAnsiTheme="majorHAnsi" w:cstheme="majorHAnsi"/>
        </w:rPr>
        <w:t xml:space="preserve">. </w:t>
      </w:r>
      <w:r w:rsidR="00C92727">
        <w:rPr>
          <w:rFonts w:asciiTheme="majorHAnsi" w:hAnsiTheme="majorHAnsi" w:cstheme="majorHAnsi"/>
        </w:rPr>
        <w:t xml:space="preserve">This particularly emphasizes why liquid biopsies </w:t>
      </w:r>
      <w:r w:rsidR="001F2B65">
        <w:rPr>
          <w:rFonts w:asciiTheme="majorHAnsi" w:hAnsiTheme="majorHAnsi" w:cstheme="majorHAnsi"/>
        </w:rPr>
        <w:t>are a</w:t>
      </w:r>
      <w:r w:rsidR="00C92727">
        <w:rPr>
          <w:rFonts w:asciiTheme="majorHAnsi" w:hAnsiTheme="majorHAnsi" w:cstheme="majorHAnsi"/>
        </w:rPr>
        <w:t xml:space="preserve"> valuable</w:t>
      </w:r>
      <w:r w:rsidR="001F2B65">
        <w:rPr>
          <w:rFonts w:asciiTheme="majorHAnsi" w:hAnsiTheme="majorHAnsi" w:cstheme="majorHAnsi"/>
        </w:rPr>
        <w:t xml:space="preserve"> tool, even </w:t>
      </w:r>
      <w:r w:rsidR="00C92727">
        <w:rPr>
          <w:rFonts w:asciiTheme="majorHAnsi" w:hAnsiTheme="majorHAnsi" w:cstheme="majorHAnsi"/>
        </w:rPr>
        <w:t xml:space="preserve">in cancers where </w:t>
      </w:r>
      <w:proofErr w:type="gramStart"/>
      <w:r w:rsidR="00C92727">
        <w:rPr>
          <w:rFonts w:asciiTheme="majorHAnsi" w:hAnsiTheme="majorHAnsi" w:cstheme="majorHAnsi"/>
        </w:rPr>
        <w:t>it</w:t>
      </w:r>
      <w:r w:rsidR="00107254">
        <w:rPr>
          <w:rFonts w:asciiTheme="majorHAnsi" w:hAnsiTheme="majorHAnsi" w:cstheme="majorHAnsi"/>
        </w:rPr>
        <w:t>’</w:t>
      </w:r>
      <w:r w:rsidR="00C92727">
        <w:rPr>
          <w:rFonts w:asciiTheme="majorHAnsi" w:hAnsiTheme="majorHAnsi" w:cstheme="majorHAnsi"/>
        </w:rPr>
        <w:t>s</w:t>
      </w:r>
      <w:proofErr w:type="gramEnd"/>
      <w:r w:rsidR="00C92727">
        <w:rPr>
          <w:rFonts w:asciiTheme="majorHAnsi" w:hAnsiTheme="majorHAnsi" w:cstheme="majorHAnsi"/>
        </w:rPr>
        <w:t xml:space="preserve"> easy to take a tissue biopsy (like breast cancer).</w:t>
      </w:r>
    </w:p>
    <w:p w14:paraId="2820991E" w14:textId="4D879C72" w:rsidR="0011450B" w:rsidRDefault="009B3BD7" w:rsidP="009B3BD7">
      <w:pPr>
        <w:ind w:firstLine="720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E6FF87" wp14:editId="56C35A15">
                <wp:simplePos x="0" y="0"/>
                <wp:positionH relativeFrom="margin">
                  <wp:posOffset>60960</wp:posOffset>
                </wp:positionH>
                <wp:positionV relativeFrom="paragraph">
                  <wp:posOffset>2183765</wp:posOffset>
                </wp:positionV>
                <wp:extent cx="6431280" cy="635"/>
                <wp:effectExtent l="0" t="0" r="762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E3917" w14:textId="5A25080A" w:rsidR="00262C00" w:rsidRPr="00FD5A40" w:rsidRDefault="00262C00" w:rsidP="00194912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04EFC">
                              <w:fldChar w:fldCharType="begin"/>
                            </w:r>
                            <w:r w:rsidR="00A04EFC">
                              <w:instrText xml:space="preserve"> SEQ Figure \* ARABIC </w:instrText>
                            </w:r>
                            <w:r w:rsidR="00A04E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A04E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="00FA77DA">
                              <w:t>L</w:t>
                            </w:r>
                            <w:r>
                              <w:t xml:space="preserve">iquid biopsies </w:t>
                            </w:r>
                            <w:r w:rsidR="00FA77DA">
                              <w:t xml:space="preserve">carry </w:t>
                            </w:r>
                            <w:r w:rsidR="004F469B">
                              <w:t>many</w:t>
                            </w:r>
                            <w:r w:rsidR="00FA77DA">
                              <w:t xml:space="preserve"> advantages </w:t>
                            </w:r>
                            <w:r>
                              <w:t xml:space="preserve">that make </w:t>
                            </w:r>
                            <w:r w:rsidR="00FA77DA">
                              <w:t>them</w:t>
                            </w:r>
                            <w:r>
                              <w:t xml:space="preserve"> an attractive</w:t>
                            </w:r>
                            <w:r w:rsidR="004F469B">
                              <w:t xml:space="preserve"> compared </w:t>
                            </w:r>
                            <w:r>
                              <w:t>to standard tissue biopsies.</w:t>
                            </w:r>
                            <w:r w:rsidR="009B3BD7">
                              <w:t xml:space="preserve"> Created in </w:t>
                            </w:r>
                            <w:proofErr w:type="spellStart"/>
                            <w:r w:rsidR="009B3BD7">
                              <w:t>BioRender</w:t>
                            </w:r>
                            <w:proofErr w:type="spellEnd"/>
                            <w:r w:rsidR="009B3BD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6FF87" id="Text Box 6" o:spid="_x0000_s1027" type="#_x0000_t202" style="position:absolute;left:0;text-align:left;margin-left:4.8pt;margin-top:171.95pt;width:506.4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" stroked="f">
                <v:textbox style="mso-fit-shape-to-text:t" inset="0,0,0,0">
                  <w:txbxContent>
                    <w:p w14:paraId="4F2E3917" w14:textId="5A25080A" w:rsidR="00262C00" w:rsidRPr="00FD5A40" w:rsidRDefault="00262C00" w:rsidP="00194912">
                      <w:pPr>
                        <w:pStyle w:val="Caption"/>
                        <w:rPr>
                          <w:rFonts w:asciiTheme="majorHAnsi" w:hAnsiTheme="majorHAnsi" w:cstheme="majorHAnsi"/>
                          <w:noProof/>
                        </w:rPr>
                      </w:pPr>
                      <w:r>
                        <w:t xml:space="preserve">Figure </w:t>
                      </w:r>
                      <w:r w:rsidR="00833720">
                        <w:fldChar w:fldCharType="begin"/>
                      </w:r>
                      <w:r w:rsidR="00833720">
                        <w:instrText xml:space="preserve"> SEQ Figure \* ARABIC </w:instrText>
                      </w:r>
                      <w:r w:rsidR="00833720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33720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="00FA77DA">
                        <w:t>L</w:t>
                      </w:r>
                      <w:r>
                        <w:t xml:space="preserve">iquid biopsies </w:t>
                      </w:r>
                      <w:r w:rsidR="00FA77DA">
                        <w:t xml:space="preserve">carry </w:t>
                      </w:r>
                      <w:r w:rsidR="004F469B">
                        <w:t>many</w:t>
                      </w:r>
                      <w:r w:rsidR="00FA77DA">
                        <w:t xml:space="preserve"> advantages </w:t>
                      </w:r>
                      <w:r>
                        <w:t xml:space="preserve">that make </w:t>
                      </w:r>
                      <w:r w:rsidR="00FA77DA">
                        <w:t>them</w:t>
                      </w:r>
                      <w:r>
                        <w:t xml:space="preserve"> an attractive</w:t>
                      </w:r>
                      <w:r w:rsidR="004F469B">
                        <w:t xml:space="preserve"> compared </w:t>
                      </w:r>
                      <w:r>
                        <w:t>to standard tissue biopsies.</w:t>
                      </w:r>
                      <w:r w:rsidR="009B3BD7">
                        <w:t xml:space="preserve"> Created in BioRender.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1450B" w:rsidRPr="00E37085">
        <w:rPr>
          <w:rFonts w:asciiTheme="majorHAnsi" w:hAnsiTheme="majorHAnsi" w:cstheme="majorHAnsi"/>
          <w:noProof/>
        </w:rPr>
        <w:drawing>
          <wp:inline distT="0" distB="0" distL="0" distR="0" wp14:anchorId="000011FE" wp14:editId="6E218292">
            <wp:extent cx="4719918" cy="21602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912" cy="21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0B" w14:textId="711E75FC" w:rsidR="004B5A91" w:rsidRDefault="00464CC7" w:rsidP="00B541C6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It may sound like liquid biopsies are pure gold</w:t>
      </w:r>
      <w:r w:rsidR="006E506E">
        <w:rPr>
          <w:rFonts w:asciiTheme="majorHAnsi" w:hAnsiTheme="majorHAnsi" w:cstheme="majorHAnsi"/>
        </w:rPr>
        <w:t xml:space="preserve">, </w:t>
      </w:r>
      <w:r w:rsidR="006E7961">
        <w:rPr>
          <w:rFonts w:asciiTheme="majorHAnsi" w:hAnsiTheme="majorHAnsi" w:cstheme="majorHAnsi"/>
        </w:rPr>
        <w:t>but there are caveats</w:t>
      </w:r>
      <w:r w:rsidR="00B541C6">
        <w:rPr>
          <w:rFonts w:asciiTheme="majorHAnsi" w:hAnsiTheme="majorHAnsi" w:cstheme="majorHAnsi"/>
        </w:rPr>
        <w:t>.</w:t>
      </w:r>
      <w:r w:rsidR="00C92727">
        <w:rPr>
          <w:rFonts w:asciiTheme="majorHAnsi" w:hAnsiTheme="majorHAnsi" w:cstheme="majorHAnsi"/>
        </w:rPr>
        <w:t xml:space="preserve"> </w:t>
      </w:r>
      <w:r w:rsidR="00E732F3">
        <w:rPr>
          <w:rFonts w:asciiTheme="majorHAnsi" w:hAnsiTheme="majorHAnsi" w:cstheme="majorHAnsi"/>
        </w:rPr>
        <w:t xml:space="preserve">One main challenge is detection </w:t>
      </w:r>
      <w:r w:rsidR="00BD4BDF">
        <w:rPr>
          <w:rFonts w:asciiTheme="majorHAnsi" w:hAnsiTheme="majorHAnsi" w:cstheme="majorHAnsi"/>
        </w:rPr>
        <w:t xml:space="preserve">sensitivity </w:t>
      </w:r>
      <w:r w:rsidR="00B541C6">
        <w:rPr>
          <w:rFonts w:asciiTheme="majorHAnsi" w:hAnsiTheme="majorHAnsi" w:cstheme="majorHAnsi"/>
        </w:rPr>
        <w:t xml:space="preserve">when there’s low amounts </w:t>
      </w:r>
      <w:r w:rsidR="00E732F3">
        <w:rPr>
          <w:rFonts w:asciiTheme="majorHAnsi" w:hAnsiTheme="majorHAnsi" w:cstheme="majorHAnsi"/>
        </w:rPr>
        <w:t>of ctDNA</w:t>
      </w:r>
      <w:r w:rsidR="00B541C6">
        <w:rPr>
          <w:rFonts w:asciiTheme="majorHAnsi" w:hAnsiTheme="majorHAnsi" w:cstheme="majorHAnsi"/>
        </w:rPr>
        <w:t xml:space="preserve"> in the blood</w:t>
      </w:r>
      <w:r w:rsidR="00833720">
        <w:rPr>
          <w:rFonts w:asciiTheme="majorHAnsi" w:hAnsiTheme="majorHAnsi" w:cstheme="majorHAnsi"/>
          <w:vertAlign w:val="superscript"/>
        </w:rPr>
        <w:t>2,4</w:t>
      </w:r>
      <w:r w:rsidR="00E732F3">
        <w:rPr>
          <w:rFonts w:asciiTheme="majorHAnsi" w:hAnsiTheme="majorHAnsi" w:cstheme="majorHAnsi"/>
        </w:rPr>
        <w:t xml:space="preserve">. </w:t>
      </w:r>
      <w:bookmarkEnd w:id="0"/>
      <w:r w:rsidR="003F536E">
        <w:rPr>
          <w:rFonts w:asciiTheme="majorHAnsi" w:hAnsiTheme="majorHAnsi" w:cstheme="majorHAnsi"/>
        </w:rPr>
        <w:t xml:space="preserve">The amount of ctDNA varies depending on </w:t>
      </w:r>
      <w:r w:rsidR="003F536E" w:rsidRPr="00BD4BDF">
        <w:rPr>
          <w:rFonts w:asciiTheme="majorHAnsi" w:hAnsiTheme="majorHAnsi" w:cstheme="majorHAnsi"/>
        </w:rPr>
        <w:t xml:space="preserve">tumor </w:t>
      </w:r>
      <w:r w:rsidR="003F536E">
        <w:rPr>
          <w:rFonts w:asciiTheme="majorHAnsi" w:hAnsiTheme="majorHAnsi" w:cstheme="majorHAnsi"/>
        </w:rPr>
        <w:t>size</w:t>
      </w:r>
      <w:r w:rsidR="003F536E" w:rsidRPr="00BD4BDF">
        <w:rPr>
          <w:rFonts w:asciiTheme="majorHAnsi" w:hAnsiTheme="majorHAnsi" w:cstheme="majorHAnsi"/>
        </w:rPr>
        <w:t>,</w:t>
      </w:r>
      <w:r w:rsidR="003F536E">
        <w:rPr>
          <w:rFonts w:asciiTheme="majorHAnsi" w:hAnsiTheme="majorHAnsi" w:cstheme="majorHAnsi"/>
        </w:rPr>
        <w:t xml:space="preserve"> vascularity,</w:t>
      </w:r>
      <w:r w:rsidR="003F536E" w:rsidRPr="00BD4BDF">
        <w:rPr>
          <w:rFonts w:asciiTheme="majorHAnsi" w:hAnsiTheme="majorHAnsi" w:cstheme="majorHAnsi"/>
        </w:rPr>
        <w:t xml:space="preserve"> </w:t>
      </w:r>
      <w:r w:rsidR="003F536E">
        <w:rPr>
          <w:rFonts w:asciiTheme="majorHAnsi" w:hAnsiTheme="majorHAnsi" w:cstheme="majorHAnsi"/>
        </w:rPr>
        <w:t xml:space="preserve">other anatomical </w:t>
      </w:r>
      <w:r w:rsidR="00825738">
        <w:rPr>
          <w:rFonts w:asciiTheme="majorHAnsi" w:hAnsiTheme="majorHAnsi" w:cstheme="majorHAnsi"/>
        </w:rPr>
        <w:t>features,</w:t>
      </w:r>
      <w:r w:rsidR="003F536E">
        <w:rPr>
          <w:rFonts w:asciiTheme="majorHAnsi" w:hAnsiTheme="majorHAnsi" w:cstheme="majorHAnsi"/>
        </w:rPr>
        <w:t xml:space="preserve"> and the patient’s </w:t>
      </w:r>
      <w:r w:rsidR="00FB2A6C">
        <w:rPr>
          <w:rFonts w:asciiTheme="majorHAnsi" w:hAnsiTheme="majorHAnsi" w:cstheme="majorHAnsi"/>
        </w:rPr>
        <w:t>history of</w:t>
      </w:r>
      <w:r w:rsidR="00FB2A6C" w:rsidRPr="00BD4BDF">
        <w:rPr>
          <w:rFonts w:asciiTheme="majorHAnsi" w:hAnsiTheme="majorHAnsi" w:cstheme="majorHAnsi"/>
        </w:rPr>
        <w:t xml:space="preserve"> </w:t>
      </w:r>
      <w:r w:rsidR="003F536E" w:rsidRPr="00BD4BDF">
        <w:rPr>
          <w:rFonts w:asciiTheme="majorHAnsi" w:hAnsiTheme="majorHAnsi" w:cstheme="majorHAnsi"/>
        </w:rPr>
        <w:t>treatments</w:t>
      </w:r>
      <w:r w:rsidR="003F536E">
        <w:rPr>
          <w:rFonts w:asciiTheme="majorHAnsi" w:hAnsiTheme="majorHAnsi" w:cstheme="majorHAnsi"/>
        </w:rPr>
        <w:t xml:space="preserve"> (if they’ve had any)</w:t>
      </w:r>
      <w:r w:rsidR="00833720">
        <w:rPr>
          <w:rFonts w:asciiTheme="majorHAnsi" w:hAnsiTheme="majorHAnsi" w:cstheme="majorHAnsi"/>
          <w:vertAlign w:val="superscript"/>
        </w:rPr>
        <w:t>4</w:t>
      </w:r>
      <w:r w:rsidR="003F536E">
        <w:rPr>
          <w:rFonts w:asciiTheme="majorHAnsi" w:hAnsiTheme="majorHAnsi" w:cstheme="majorHAnsi"/>
        </w:rPr>
        <w:t>.</w:t>
      </w:r>
      <w:r w:rsidR="00B541C6">
        <w:rPr>
          <w:rFonts w:asciiTheme="majorHAnsi" w:hAnsiTheme="majorHAnsi" w:cstheme="majorHAnsi"/>
        </w:rPr>
        <w:t xml:space="preserve"> </w:t>
      </w:r>
      <w:proofErr w:type="gramStart"/>
      <w:r w:rsidR="00B541C6">
        <w:rPr>
          <w:rFonts w:asciiTheme="majorHAnsi" w:hAnsiTheme="majorHAnsi" w:cstheme="majorHAnsi"/>
        </w:rPr>
        <w:t>So</w:t>
      </w:r>
      <w:proofErr w:type="gramEnd"/>
      <w:r w:rsidR="00B541C6">
        <w:rPr>
          <w:rFonts w:asciiTheme="majorHAnsi" w:hAnsiTheme="majorHAnsi" w:cstheme="majorHAnsi"/>
        </w:rPr>
        <w:t xml:space="preserve"> depending on the clinical setting, particularly in cancer screening or</w:t>
      </w:r>
      <w:r w:rsidR="004C593A">
        <w:rPr>
          <w:rFonts w:asciiTheme="majorHAnsi" w:hAnsiTheme="majorHAnsi" w:cstheme="majorHAnsi"/>
        </w:rPr>
        <w:t xml:space="preserve"> relapse</w:t>
      </w:r>
      <w:r w:rsidR="00B541C6">
        <w:rPr>
          <w:rFonts w:asciiTheme="majorHAnsi" w:hAnsiTheme="majorHAnsi" w:cstheme="majorHAnsi"/>
        </w:rPr>
        <w:t xml:space="preserve"> detection, there may be</w:t>
      </w:r>
      <w:r w:rsidR="006823DC">
        <w:rPr>
          <w:rFonts w:asciiTheme="majorHAnsi" w:hAnsiTheme="majorHAnsi" w:cstheme="majorHAnsi"/>
        </w:rPr>
        <w:t xml:space="preserve"> </w:t>
      </w:r>
      <w:r w:rsidR="00B541C6">
        <w:rPr>
          <w:rFonts w:asciiTheme="majorHAnsi" w:hAnsiTheme="majorHAnsi" w:cstheme="majorHAnsi"/>
        </w:rPr>
        <w:t xml:space="preserve">low amounts of ctDNA. </w:t>
      </w:r>
      <w:r w:rsidR="00C7787C">
        <w:rPr>
          <w:rFonts w:asciiTheme="majorHAnsi" w:hAnsiTheme="majorHAnsi" w:cstheme="majorHAnsi"/>
        </w:rPr>
        <w:t xml:space="preserve">Fortunately, continual development of various </w:t>
      </w:r>
      <w:ins w:id="3" w:author="Main, Sasha" w:date="2020-11-15T16:24:00Z">
        <w:r w:rsidR="00A04EFC">
          <w:rPr>
            <w:rFonts w:asciiTheme="majorHAnsi" w:hAnsiTheme="majorHAnsi" w:cstheme="majorHAnsi"/>
          </w:rPr>
          <w:fldChar w:fldCharType="begin"/>
        </w:r>
        <w:r w:rsidR="00A04EFC">
          <w:rPr>
            <w:rFonts w:asciiTheme="majorHAnsi" w:hAnsiTheme="majorHAnsi" w:cstheme="majorHAnsi"/>
          </w:rPr>
          <w:instrText xml:space="preserve"> HYPERLINK "https://en.wikipedia.org/wiki/Polymerase_chain_reaction#:~:text=Polymerase%20chain%20reaction%20(PCR)%20is,amount%20to%20study%20in%20detail." </w:instrText>
        </w:r>
        <w:r w:rsidR="00A04EFC">
          <w:rPr>
            <w:rFonts w:asciiTheme="majorHAnsi" w:hAnsiTheme="majorHAnsi" w:cstheme="majorHAnsi"/>
          </w:rPr>
        </w:r>
        <w:r w:rsidR="00A04EFC">
          <w:rPr>
            <w:rFonts w:asciiTheme="majorHAnsi" w:hAnsiTheme="majorHAnsi" w:cstheme="majorHAnsi"/>
          </w:rPr>
          <w:fldChar w:fldCharType="separate"/>
        </w:r>
        <w:r w:rsidR="00C7787C" w:rsidRPr="00A04EFC">
          <w:rPr>
            <w:rStyle w:val="Hyperlink"/>
            <w:rFonts w:asciiTheme="majorHAnsi" w:hAnsiTheme="majorHAnsi" w:cstheme="majorHAnsi"/>
          </w:rPr>
          <w:t>PCR</w:t>
        </w:r>
        <w:r w:rsidR="00A04EFC">
          <w:rPr>
            <w:rFonts w:asciiTheme="majorHAnsi" w:hAnsiTheme="majorHAnsi" w:cstheme="majorHAnsi"/>
          </w:rPr>
          <w:fldChar w:fldCharType="end"/>
        </w:r>
      </w:ins>
      <w:r w:rsidR="00C7787C">
        <w:rPr>
          <w:rFonts w:asciiTheme="majorHAnsi" w:hAnsiTheme="majorHAnsi" w:cstheme="majorHAnsi"/>
        </w:rPr>
        <w:t xml:space="preserve"> and </w:t>
      </w:r>
      <w:ins w:id="4" w:author="Main, Sasha" w:date="2020-11-15T16:26:00Z">
        <w:r w:rsidR="00A04EFC">
          <w:rPr>
            <w:rFonts w:asciiTheme="majorHAnsi" w:hAnsiTheme="majorHAnsi" w:cstheme="majorHAnsi"/>
          </w:rPr>
          <w:fldChar w:fldCharType="begin"/>
        </w:r>
        <w:r w:rsidR="00A04EFC">
          <w:rPr>
            <w:rFonts w:asciiTheme="majorHAnsi" w:hAnsiTheme="majorHAnsi" w:cstheme="majorHAnsi"/>
          </w:rPr>
          <w:instrText xml:space="preserve"> HYPERLINK "https://www.ebi.ac.uk/training-beta/online/courses/functional-genomics-ii-common-technologies-and-data-analysis-methods/next-generation-sequencing/" </w:instrText>
        </w:r>
        <w:r w:rsidR="00A04EFC">
          <w:rPr>
            <w:rFonts w:asciiTheme="majorHAnsi" w:hAnsiTheme="majorHAnsi" w:cstheme="majorHAnsi"/>
          </w:rPr>
        </w:r>
        <w:r w:rsidR="00A04EFC">
          <w:rPr>
            <w:rFonts w:asciiTheme="majorHAnsi" w:hAnsiTheme="majorHAnsi" w:cstheme="majorHAnsi"/>
          </w:rPr>
          <w:fldChar w:fldCharType="separate"/>
        </w:r>
        <w:r w:rsidR="00C7787C" w:rsidRPr="00A04EFC">
          <w:rPr>
            <w:rStyle w:val="Hyperlink"/>
            <w:rFonts w:asciiTheme="majorHAnsi" w:hAnsiTheme="majorHAnsi" w:cstheme="majorHAnsi"/>
          </w:rPr>
          <w:t>next-generation sequencing</w:t>
        </w:r>
        <w:r w:rsidR="00A04EFC">
          <w:rPr>
            <w:rFonts w:asciiTheme="majorHAnsi" w:hAnsiTheme="majorHAnsi" w:cstheme="majorHAnsi"/>
          </w:rPr>
          <w:fldChar w:fldCharType="end"/>
        </w:r>
      </w:ins>
      <w:r w:rsidR="00C7787C">
        <w:rPr>
          <w:rFonts w:asciiTheme="majorHAnsi" w:hAnsiTheme="majorHAnsi" w:cstheme="majorHAnsi"/>
        </w:rPr>
        <w:t xml:space="preserve"> techniques are improving the sensitivity of ctDNA detection</w:t>
      </w:r>
      <w:r w:rsidR="00833720">
        <w:rPr>
          <w:rFonts w:asciiTheme="majorHAnsi" w:hAnsiTheme="majorHAnsi" w:cstheme="majorHAnsi"/>
          <w:vertAlign w:val="superscript"/>
        </w:rPr>
        <w:t>2,4</w:t>
      </w:r>
      <w:r w:rsidR="00B541C6">
        <w:rPr>
          <w:rFonts w:asciiTheme="majorHAnsi" w:hAnsiTheme="majorHAnsi" w:cstheme="majorHAnsi"/>
        </w:rPr>
        <w:t>.</w:t>
      </w:r>
    </w:p>
    <w:p w14:paraId="04DBE4D5" w14:textId="6BC3B2EF" w:rsidR="00A27910" w:rsidRDefault="00B541C6" w:rsidP="00825738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All in all, tumou</w:t>
      </w:r>
      <w:r w:rsidR="00825738">
        <w:rPr>
          <w:rFonts w:asciiTheme="majorHAnsi" w:hAnsiTheme="majorHAnsi" w:cstheme="majorHAnsi"/>
        </w:rPr>
        <w:t>r tissue</w:t>
      </w:r>
      <w:r>
        <w:rPr>
          <w:rFonts w:asciiTheme="majorHAnsi" w:hAnsiTheme="majorHAnsi" w:cstheme="majorHAnsi"/>
        </w:rPr>
        <w:t xml:space="preserve"> biopsies </w:t>
      </w:r>
      <w:proofErr w:type="gramStart"/>
      <w:r w:rsidR="00825738">
        <w:rPr>
          <w:rFonts w:asciiTheme="majorHAnsi" w:hAnsiTheme="majorHAnsi" w:cstheme="majorHAnsi"/>
        </w:rPr>
        <w:t>won’t</w:t>
      </w:r>
      <w:proofErr w:type="gramEnd"/>
      <w:r w:rsidR="00825738">
        <w:rPr>
          <w:rFonts w:asciiTheme="majorHAnsi" w:hAnsiTheme="majorHAnsi" w:cstheme="majorHAnsi"/>
        </w:rPr>
        <w:t xml:space="preserve"> be disappearing anytime soon</w:t>
      </w:r>
      <w:r>
        <w:rPr>
          <w:rFonts w:asciiTheme="majorHAnsi" w:hAnsiTheme="majorHAnsi" w:cstheme="majorHAnsi"/>
        </w:rPr>
        <w:t>, but liquid biopsies are an exciting a</w:t>
      </w:r>
      <w:r w:rsidR="00825738">
        <w:rPr>
          <w:rFonts w:asciiTheme="majorHAnsi" w:hAnsiTheme="majorHAnsi" w:cstheme="majorHAnsi"/>
        </w:rPr>
        <w:t>rea for growth</w:t>
      </w:r>
      <w:r>
        <w:rPr>
          <w:rFonts w:asciiTheme="majorHAnsi" w:hAnsiTheme="majorHAnsi" w:cstheme="majorHAnsi"/>
        </w:rPr>
        <w:t xml:space="preserve">. There are many clinical settings where they could be </w:t>
      </w:r>
      <w:r w:rsidR="00E056DC">
        <w:rPr>
          <w:rFonts w:asciiTheme="majorHAnsi" w:hAnsiTheme="majorHAnsi" w:cstheme="majorHAnsi"/>
        </w:rPr>
        <w:t>applicable</w:t>
      </w:r>
      <w:r>
        <w:rPr>
          <w:rFonts w:asciiTheme="majorHAnsi" w:hAnsiTheme="majorHAnsi" w:cstheme="majorHAnsi"/>
        </w:rPr>
        <w:t>, such as cancer screening,</w:t>
      </w:r>
      <w:r w:rsidRPr="008D44B5">
        <w:rPr>
          <w:rFonts w:asciiTheme="majorHAnsi" w:hAnsiTheme="majorHAnsi" w:cstheme="majorHAnsi"/>
        </w:rPr>
        <w:t xml:space="preserve"> therapy selection</w:t>
      </w:r>
      <w:r>
        <w:rPr>
          <w:rFonts w:asciiTheme="majorHAnsi" w:hAnsiTheme="majorHAnsi" w:cstheme="majorHAnsi"/>
        </w:rPr>
        <w:t>, monitoring treatment response, or monitoring recurrence</w:t>
      </w:r>
      <w:r w:rsidR="00833720">
        <w:rPr>
          <w:rFonts w:asciiTheme="majorHAnsi" w:hAnsiTheme="majorHAnsi" w:cstheme="majorHAnsi"/>
          <w:vertAlign w:val="superscript"/>
        </w:rPr>
        <w:t>2,4</w:t>
      </w:r>
      <w:r>
        <w:rPr>
          <w:rFonts w:asciiTheme="majorHAnsi" w:hAnsiTheme="majorHAnsi" w:cstheme="majorHAnsi"/>
        </w:rPr>
        <w:t>.</w:t>
      </w:r>
      <w:r w:rsidR="00282AEF">
        <w:rPr>
          <w:rFonts w:asciiTheme="majorHAnsi" w:hAnsiTheme="majorHAnsi" w:cstheme="majorHAnsi"/>
        </w:rPr>
        <w:t xml:space="preserve"> Commercial companies see this value, and tons of money ha</w:t>
      </w:r>
      <w:r w:rsidR="00E6494B">
        <w:rPr>
          <w:rFonts w:asciiTheme="majorHAnsi" w:hAnsiTheme="majorHAnsi" w:cstheme="majorHAnsi"/>
        </w:rPr>
        <w:t>ve</w:t>
      </w:r>
      <w:r w:rsidR="00282AEF">
        <w:rPr>
          <w:rFonts w:asciiTheme="majorHAnsi" w:hAnsiTheme="majorHAnsi" w:cstheme="majorHAnsi"/>
        </w:rPr>
        <w:t xml:space="preserve"> been </w:t>
      </w:r>
      <w:r w:rsidR="00C7787C">
        <w:rPr>
          <w:rFonts w:asciiTheme="majorHAnsi" w:hAnsiTheme="majorHAnsi" w:cstheme="majorHAnsi"/>
        </w:rPr>
        <w:t>invested</w:t>
      </w:r>
      <w:r w:rsidR="00282AEF">
        <w:rPr>
          <w:rFonts w:asciiTheme="majorHAnsi" w:hAnsiTheme="majorHAnsi" w:cstheme="majorHAnsi"/>
        </w:rPr>
        <w:t xml:space="preserve"> into developing technolog</w:t>
      </w:r>
      <w:r w:rsidR="00C7787C">
        <w:rPr>
          <w:rFonts w:asciiTheme="majorHAnsi" w:hAnsiTheme="majorHAnsi" w:cstheme="majorHAnsi"/>
        </w:rPr>
        <w:t>ies</w:t>
      </w:r>
      <w:r w:rsidR="00282AEF">
        <w:rPr>
          <w:rFonts w:asciiTheme="majorHAnsi" w:hAnsiTheme="majorHAnsi" w:cstheme="majorHAnsi"/>
        </w:rPr>
        <w:t xml:space="preserve"> for ctDNA testing</w:t>
      </w:r>
      <w:r w:rsidR="00C7787C">
        <w:rPr>
          <w:rFonts w:asciiTheme="majorHAnsi" w:hAnsiTheme="majorHAnsi" w:cstheme="majorHAnsi"/>
        </w:rPr>
        <w:t>, some of which are in the clinic already</w:t>
      </w:r>
      <w:r w:rsidR="00282AEF">
        <w:rPr>
          <w:rFonts w:asciiTheme="majorHAnsi" w:hAnsiTheme="majorHAnsi" w:cstheme="majorHAnsi"/>
        </w:rPr>
        <w:t xml:space="preserve">. </w:t>
      </w:r>
      <w:bookmarkEnd w:id="1"/>
      <w:r w:rsidR="00E056DC">
        <w:rPr>
          <w:rFonts w:asciiTheme="majorHAnsi" w:hAnsiTheme="majorHAnsi" w:cstheme="majorHAnsi"/>
        </w:rPr>
        <w:t>I hope you can see the value as well, and that you enjoyed reading this simple introduction to liquid biopsies and ctDNA. If you still have reservations about liquid biopsies</w:t>
      </w:r>
      <w:r w:rsidR="00805C1C">
        <w:rPr>
          <w:rFonts w:asciiTheme="majorHAnsi" w:hAnsiTheme="majorHAnsi" w:cstheme="majorHAnsi"/>
        </w:rPr>
        <w:t>,</w:t>
      </w:r>
      <w:r w:rsidR="00E056DC">
        <w:rPr>
          <w:rFonts w:asciiTheme="majorHAnsi" w:hAnsiTheme="majorHAnsi" w:cstheme="majorHAnsi"/>
        </w:rPr>
        <w:t xml:space="preserve"> just think</w:t>
      </w:r>
      <w:r w:rsidR="00805C1C">
        <w:rPr>
          <w:rFonts w:asciiTheme="majorHAnsi" w:hAnsiTheme="majorHAnsi" w:cstheme="majorHAnsi"/>
        </w:rPr>
        <w:t xml:space="preserve"> –</w:t>
      </w:r>
      <w:r w:rsidR="00E056DC">
        <w:rPr>
          <w:rFonts w:asciiTheme="majorHAnsi" w:hAnsiTheme="majorHAnsi" w:cstheme="majorHAnsi"/>
        </w:rPr>
        <w:t xml:space="preserve"> which would you prefer: a blood test or getting a hunk of tissue taken out of you?</w:t>
      </w:r>
    </w:p>
    <w:p w14:paraId="5E7AA599" w14:textId="5700A749" w:rsidR="00A27910" w:rsidRDefault="002A4FBB" w:rsidP="002A4F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References </w:t>
      </w:r>
    </w:p>
    <w:p w14:paraId="58140BE0" w14:textId="145AEC36" w:rsidR="00CA3E4E" w:rsidRDefault="00CA3E4E" w:rsidP="002A4FBB">
      <w:pPr>
        <w:rPr>
          <w:rFonts w:asciiTheme="majorHAnsi" w:hAnsiTheme="majorHAnsi" w:cstheme="majorHAnsi"/>
        </w:rPr>
      </w:pPr>
      <w:r w:rsidRPr="00CA3E4E">
        <w:rPr>
          <w:rFonts w:asciiTheme="majorHAnsi" w:hAnsiTheme="majorHAnsi" w:cstheme="majorHAnsi"/>
        </w:rPr>
        <w:t>1. Henry, N. L. &amp; Hayes, D. F. Cancer biomarkers. Mol. Oncol. 6, 140–146 (2012).</w:t>
      </w:r>
    </w:p>
    <w:p w14:paraId="297B22F2" w14:textId="77777777" w:rsidR="00CA3E4E" w:rsidRDefault="00CA3E4E" w:rsidP="002A4F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2. </w:t>
      </w:r>
      <w:proofErr w:type="spellStart"/>
      <w:r w:rsidRPr="002A4FBB">
        <w:rPr>
          <w:rFonts w:asciiTheme="majorHAnsi" w:hAnsiTheme="majorHAnsi" w:cstheme="majorHAnsi"/>
        </w:rPr>
        <w:t>Cescon</w:t>
      </w:r>
      <w:proofErr w:type="spellEnd"/>
      <w:r w:rsidRPr="002A4FBB">
        <w:rPr>
          <w:rFonts w:asciiTheme="majorHAnsi" w:hAnsiTheme="majorHAnsi" w:cstheme="majorHAnsi"/>
        </w:rPr>
        <w:t>, D. W., Bratman, S. V., Chan, S. M. &amp; Siu, L. L. Circulating tumor DNA and liquid biopsy in oncology. Nat. Cancer 1, 276–290 (2020).</w:t>
      </w:r>
    </w:p>
    <w:p w14:paraId="4F1E7F06" w14:textId="1B70974F" w:rsidR="002A4FBB" w:rsidRDefault="00CA3E4E" w:rsidP="002A4F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3. </w:t>
      </w:r>
      <w:hyperlink r:id="rId8" w:history="1">
        <w:r w:rsidRPr="00657F81">
          <w:rPr>
            <w:rStyle w:val="Hyperlink"/>
            <w:rFonts w:asciiTheme="majorHAnsi" w:hAnsiTheme="majorHAnsi" w:cstheme="majorHAnsi"/>
          </w:rPr>
          <w:t>https://www.cancer.ca/en/cancer-information/diagnosis-and-treatment/tests-and-procedures/prostate-specific-antigen-psa/?region=on</w:t>
        </w:r>
      </w:hyperlink>
    </w:p>
    <w:p w14:paraId="1A1EF372" w14:textId="5800EC96" w:rsidR="002A4FBB" w:rsidRDefault="00CA3E4E" w:rsidP="002A4F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4</w:t>
      </w:r>
      <w:r w:rsidR="002A4FBB">
        <w:rPr>
          <w:rFonts w:asciiTheme="majorHAnsi" w:hAnsiTheme="majorHAnsi" w:cstheme="majorHAnsi"/>
        </w:rPr>
        <w:t>.</w:t>
      </w:r>
      <w:r w:rsidR="002A4FBB" w:rsidRPr="002A4FBB">
        <w:rPr>
          <w:rFonts w:asciiTheme="majorHAnsi" w:hAnsiTheme="majorHAnsi" w:cstheme="majorHAnsi"/>
        </w:rPr>
        <w:t xml:space="preserve"> Wan, J. C. M. et al. Liquid biopsies come of age: Towards implementation of circulating tumour DNA. Nat. Rev. Cancer 17, 223–238 (2017).</w:t>
      </w:r>
    </w:p>
    <w:p w14:paraId="368124B6" w14:textId="751071C5" w:rsidR="00F1340F" w:rsidRPr="002A4FBB" w:rsidRDefault="00F1340F" w:rsidP="002A4F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5. </w:t>
      </w:r>
      <w:proofErr w:type="spellStart"/>
      <w:r>
        <w:rPr>
          <w:rFonts w:asciiTheme="majorHAnsi" w:hAnsiTheme="majorHAnsi" w:cstheme="majorHAnsi"/>
        </w:rPr>
        <w:t>Dagogo</w:t>
      </w:r>
      <w:proofErr w:type="spellEnd"/>
      <w:r>
        <w:rPr>
          <w:rFonts w:asciiTheme="majorHAnsi" w:hAnsiTheme="majorHAnsi" w:cstheme="majorHAnsi"/>
        </w:rPr>
        <w:t>-Jack, I. &amp; Shaw, A. T. Tumour heterogeneity and resistance to cancer therapies. Nat. Rev. Clin. Oncol. 15, 81-94(2018).</w:t>
      </w:r>
    </w:p>
    <w:p w14:paraId="5C46469E" w14:textId="0F0FF757" w:rsidR="00452AD0" w:rsidRDefault="00452AD0" w:rsidP="002A4FBB">
      <w:pPr>
        <w:rPr>
          <w:rFonts w:asciiTheme="majorHAnsi" w:hAnsiTheme="majorHAnsi" w:cstheme="majorHAnsi"/>
        </w:rPr>
      </w:pPr>
    </w:p>
    <w:p w14:paraId="72907335" w14:textId="2AA0B7B5" w:rsidR="00452AD0" w:rsidRDefault="00452AD0" w:rsidP="002A4FBB">
      <w:pPr>
        <w:rPr>
          <w:rFonts w:asciiTheme="majorHAnsi" w:hAnsiTheme="majorHAnsi" w:cstheme="majorHAnsi"/>
        </w:rPr>
      </w:pPr>
    </w:p>
    <w:p w14:paraId="72B4738B" w14:textId="0FC17EB4" w:rsidR="00452AD0" w:rsidRDefault="00452AD0" w:rsidP="002A4FBB">
      <w:pPr>
        <w:rPr>
          <w:rFonts w:asciiTheme="majorHAnsi" w:hAnsiTheme="majorHAnsi" w:cstheme="majorHAnsi"/>
        </w:rPr>
      </w:pPr>
    </w:p>
    <w:p w14:paraId="0D2685C0" w14:textId="19E5DFBC" w:rsidR="00452AD0" w:rsidRDefault="00452AD0" w:rsidP="002A4FBB">
      <w:pPr>
        <w:rPr>
          <w:rFonts w:asciiTheme="majorHAnsi" w:hAnsiTheme="majorHAnsi" w:cstheme="majorHAnsi"/>
        </w:rPr>
      </w:pPr>
    </w:p>
    <w:p w14:paraId="22C4DFA1" w14:textId="75C3DD08" w:rsidR="00452AD0" w:rsidRDefault="00452AD0" w:rsidP="002A4FBB">
      <w:pPr>
        <w:rPr>
          <w:rFonts w:asciiTheme="majorHAnsi" w:hAnsiTheme="majorHAnsi" w:cstheme="majorHAnsi"/>
        </w:rPr>
      </w:pPr>
    </w:p>
    <w:p w14:paraId="760368ED" w14:textId="7BDD3106" w:rsidR="00452AD0" w:rsidRDefault="00452AD0" w:rsidP="002A4FBB">
      <w:pPr>
        <w:rPr>
          <w:rFonts w:asciiTheme="majorHAnsi" w:hAnsiTheme="majorHAnsi" w:cstheme="majorHAnsi"/>
        </w:rPr>
      </w:pPr>
    </w:p>
    <w:p w14:paraId="6FAEA6CB" w14:textId="77777777" w:rsidR="00452AD0" w:rsidRDefault="00452AD0" w:rsidP="002A4FBB">
      <w:pPr>
        <w:rPr>
          <w:rFonts w:asciiTheme="majorHAnsi" w:hAnsiTheme="majorHAnsi" w:cstheme="majorHAnsi"/>
        </w:rPr>
      </w:pPr>
    </w:p>
    <w:p w14:paraId="1F8024D9" w14:textId="12124B90" w:rsidR="00A27910" w:rsidRDefault="00A27910" w:rsidP="009B1018">
      <w:pPr>
        <w:ind w:firstLine="720"/>
        <w:rPr>
          <w:rFonts w:asciiTheme="majorHAnsi" w:hAnsiTheme="majorHAnsi" w:cstheme="majorHAnsi"/>
        </w:rPr>
      </w:pPr>
    </w:p>
    <w:p w14:paraId="1A3BFB7F" w14:textId="0A2C097D" w:rsidR="00A27910" w:rsidRDefault="00A27910" w:rsidP="009B1018">
      <w:pPr>
        <w:ind w:firstLine="720"/>
        <w:rPr>
          <w:rFonts w:asciiTheme="majorHAnsi" w:hAnsiTheme="majorHAnsi" w:cstheme="majorHAnsi"/>
        </w:rPr>
      </w:pPr>
    </w:p>
    <w:p w14:paraId="61721253" w14:textId="77777777" w:rsidR="00452AD0" w:rsidRDefault="00452AD0" w:rsidP="00AA4A58">
      <w:pPr>
        <w:rPr>
          <w:rFonts w:asciiTheme="majorHAnsi" w:hAnsiTheme="majorHAnsi" w:cstheme="majorHAnsi"/>
        </w:rPr>
      </w:pPr>
    </w:p>
    <w:p w14:paraId="5674A56C" w14:textId="62D76389" w:rsidR="00A27910" w:rsidRDefault="00A27910" w:rsidP="00AA4A58">
      <w:pPr>
        <w:rPr>
          <w:rFonts w:asciiTheme="majorHAnsi" w:hAnsiTheme="majorHAnsi" w:cstheme="majorHAnsi"/>
        </w:rPr>
      </w:pPr>
    </w:p>
    <w:p w14:paraId="628B8C34" w14:textId="77777777" w:rsidR="00A27910" w:rsidRPr="009B1018" w:rsidRDefault="00A27910" w:rsidP="00194912">
      <w:pPr>
        <w:rPr>
          <w:rFonts w:asciiTheme="majorHAnsi" w:hAnsiTheme="majorHAnsi" w:cstheme="majorHAnsi"/>
        </w:rPr>
      </w:pPr>
    </w:p>
    <w:sectPr w:rsidR="00A27910" w:rsidRPr="009B10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in, Sasha">
    <w15:presenceInfo w15:providerId="None" w15:userId="Main, Sash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BB"/>
    <w:rsid w:val="00035DAA"/>
    <w:rsid w:val="000366EE"/>
    <w:rsid w:val="00072C34"/>
    <w:rsid w:val="000A0ED3"/>
    <w:rsid w:val="000A51EC"/>
    <w:rsid w:val="000B1DBF"/>
    <w:rsid w:val="00105B16"/>
    <w:rsid w:val="00107254"/>
    <w:rsid w:val="00112BC1"/>
    <w:rsid w:val="0011450B"/>
    <w:rsid w:val="00146E63"/>
    <w:rsid w:val="0015236D"/>
    <w:rsid w:val="00170C2D"/>
    <w:rsid w:val="0019326F"/>
    <w:rsid w:val="00194912"/>
    <w:rsid w:val="00195B86"/>
    <w:rsid w:val="001D4C87"/>
    <w:rsid w:val="001F2B65"/>
    <w:rsid w:val="00221E9A"/>
    <w:rsid w:val="00257C87"/>
    <w:rsid w:val="00262C00"/>
    <w:rsid w:val="00282AEF"/>
    <w:rsid w:val="002930A8"/>
    <w:rsid w:val="002A4FBB"/>
    <w:rsid w:val="002B239C"/>
    <w:rsid w:val="002B6FE0"/>
    <w:rsid w:val="002E7111"/>
    <w:rsid w:val="002F3EB7"/>
    <w:rsid w:val="00301E19"/>
    <w:rsid w:val="00324847"/>
    <w:rsid w:val="0034413B"/>
    <w:rsid w:val="003C7753"/>
    <w:rsid w:val="003E1217"/>
    <w:rsid w:val="003F3C03"/>
    <w:rsid w:val="003F536E"/>
    <w:rsid w:val="003F75C0"/>
    <w:rsid w:val="00400969"/>
    <w:rsid w:val="0040677E"/>
    <w:rsid w:val="00420DEE"/>
    <w:rsid w:val="00423E22"/>
    <w:rsid w:val="00426529"/>
    <w:rsid w:val="004301DF"/>
    <w:rsid w:val="00431984"/>
    <w:rsid w:val="00452AD0"/>
    <w:rsid w:val="00464CC7"/>
    <w:rsid w:val="004A294C"/>
    <w:rsid w:val="004B263F"/>
    <w:rsid w:val="004B5A91"/>
    <w:rsid w:val="004C593A"/>
    <w:rsid w:val="004D37EB"/>
    <w:rsid w:val="004D74E8"/>
    <w:rsid w:val="004E669C"/>
    <w:rsid w:val="004F469B"/>
    <w:rsid w:val="00503294"/>
    <w:rsid w:val="005243AF"/>
    <w:rsid w:val="0053549F"/>
    <w:rsid w:val="005433EC"/>
    <w:rsid w:val="00555386"/>
    <w:rsid w:val="005562C1"/>
    <w:rsid w:val="00573168"/>
    <w:rsid w:val="0057449A"/>
    <w:rsid w:val="00580AA1"/>
    <w:rsid w:val="005A3CDA"/>
    <w:rsid w:val="005D491F"/>
    <w:rsid w:val="005E018A"/>
    <w:rsid w:val="00625FB1"/>
    <w:rsid w:val="00667A6A"/>
    <w:rsid w:val="006823DC"/>
    <w:rsid w:val="00692E3E"/>
    <w:rsid w:val="006935FC"/>
    <w:rsid w:val="006B4A1C"/>
    <w:rsid w:val="006B7121"/>
    <w:rsid w:val="006D6147"/>
    <w:rsid w:val="006D6D4D"/>
    <w:rsid w:val="006E506E"/>
    <w:rsid w:val="006E711C"/>
    <w:rsid w:val="006E7961"/>
    <w:rsid w:val="006F179B"/>
    <w:rsid w:val="006F5271"/>
    <w:rsid w:val="007257C9"/>
    <w:rsid w:val="00732CBB"/>
    <w:rsid w:val="00736FF0"/>
    <w:rsid w:val="00740DF2"/>
    <w:rsid w:val="00757723"/>
    <w:rsid w:val="00757D99"/>
    <w:rsid w:val="00767436"/>
    <w:rsid w:val="007871EA"/>
    <w:rsid w:val="0078771D"/>
    <w:rsid w:val="00796A2C"/>
    <w:rsid w:val="007A2EDF"/>
    <w:rsid w:val="007A7369"/>
    <w:rsid w:val="007C0E54"/>
    <w:rsid w:val="007D3E97"/>
    <w:rsid w:val="007F17FA"/>
    <w:rsid w:val="007F27B9"/>
    <w:rsid w:val="007F3AA7"/>
    <w:rsid w:val="00801FC9"/>
    <w:rsid w:val="00805C1C"/>
    <w:rsid w:val="008239B7"/>
    <w:rsid w:val="00825738"/>
    <w:rsid w:val="00833720"/>
    <w:rsid w:val="008360CC"/>
    <w:rsid w:val="00854245"/>
    <w:rsid w:val="00866E53"/>
    <w:rsid w:val="008702CF"/>
    <w:rsid w:val="00881EFC"/>
    <w:rsid w:val="008A7099"/>
    <w:rsid w:val="008C06B8"/>
    <w:rsid w:val="008D44B5"/>
    <w:rsid w:val="00915F3B"/>
    <w:rsid w:val="009A0BBB"/>
    <w:rsid w:val="009A3AD1"/>
    <w:rsid w:val="009A5907"/>
    <w:rsid w:val="009B1018"/>
    <w:rsid w:val="009B3BD7"/>
    <w:rsid w:val="009B3DBD"/>
    <w:rsid w:val="009B6DCA"/>
    <w:rsid w:val="009D724C"/>
    <w:rsid w:val="009F7570"/>
    <w:rsid w:val="00A026E6"/>
    <w:rsid w:val="00A039E7"/>
    <w:rsid w:val="00A04EFC"/>
    <w:rsid w:val="00A27910"/>
    <w:rsid w:val="00A33A58"/>
    <w:rsid w:val="00A42C8D"/>
    <w:rsid w:val="00A73B94"/>
    <w:rsid w:val="00AA02C4"/>
    <w:rsid w:val="00AA2E3D"/>
    <w:rsid w:val="00AA4A58"/>
    <w:rsid w:val="00AA5591"/>
    <w:rsid w:val="00AB0D7D"/>
    <w:rsid w:val="00AD5CA5"/>
    <w:rsid w:val="00AD6FD1"/>
    <w:rsid w:val="00AE0991"/>
    <w:rsid w:val="00AE29B5"/>
    <w:rsid w:val="00B12104"/>
    <w:rsid w:val="00B159CC"/>
    <w:rsid w:val="00B46BC1"/>
    <w:rsid w:val="00B541C6"/>
    <w:rsid w:val="00B94379"/>
    <w:rsid w:val="00BC3BE8"/>
    <w:rsid w:val="00BD4BDF"/>
    <w:rsid w:val="00C22A81"/>
    <w:rsid w:val="00C26E82"/>
    <w:rsid w:val="00C272B1"/>
    <w:rsid w:val="00C534FE"/>
    <w:rsid w:val="00C6374F"/>
    <w:rsid w:val="00C7787C"/>
    <w:rsid w:val="00C92727"/>
    <w:rsid w:val="00CA3E4E"/>
    <w:rsid w:val="00CB0675"/>
    <w:rsid w:val="00CB6F0A"/>
    <w:rsid w:val="00CB7D9A"/>
    <w:rsid w:val="00CC3A0B"/>
    <w:rsid w:val="00CC45C3"/>
    <w:rsid w:val="00CC7DF7"/>
    <w:rsid w:val="00CE2AD8"/>
    <w:rsid w:val="00D015BA"/>
    <w:rsid w:val="00D11F83"/>
    <w:rsid w:val="00D41DD5"/>
    <w:rsid w:val="00D46967"/>
    <w:rsid w:val="00D74549"/>
    <w:rsid w:val="00D938EF"/>
    <w:rsid w:val="00DA555A"/>
    <w:rsid w:val="00DB280F"/>
    <w:rsid w:val="00DC6E20"/>
    <w:rsid w:val="00DE0D6C"/>
    <w:rsid w:val="00E017D4"/>
    <w:rsid w:val="00E056DC"/>
    <w:rsid w:val="00E1565F"/>
    <w:rsid w:val="00E6494B"/>
    <w:rsid w:val="00E732F3"/>
    <w:rsid w:val="00E9200B"/>
    <w:rsid w:val="00E92DD7"/>
    <w:rsid w:val="00EA4526"/>
    <w:rsid w:val="00ED6C2A"/>
    <w:rsid w:val="00EE1B26"/>
    <w:rsid w:val="00F1340F"/>
    <w:rsid w:val="00F14CEF"/>
    <w:rsid w:val="00F5422E"/>
    <w:rsid w:val="00F838E2"/>
    <w:rsid w:val="00F87C1B"/>
    <w:rsid w:val="00F961F1"/>
    <w:rsid w:val="00FA4C74"/>
    <w:rsid w:val="00FA77DA"/>
    <w:rsid w:val="00FB2A6C"/>
    <w:rsid w:val="00FB2FCD"/>
    <w:rsid w:val="00FC39EC"/>
    <w:rsid w:val="00FD11BF"/>
    <w:rsid w:val="00FE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9C069"/>
  <w15:chartTrackingRefBased/>
  <w15:docId w15:val="{73CC26E9-0720-4CF6-8CE5-C15FD767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BE8"/>
  </w:style>
  <w:style w:type="paragraph" w:styleId="Heading3">
    <w:name w:val="heading 3"/>
    <w:basedOn w:val="Normal"/>
    <w:link w:val="Heading3Char"/>
    <w:uiPriority w:val="9"/>
    <w:qFormat/>
    <w:rsid w:val="00E732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3BE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3B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B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BE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B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BE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1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1018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32F3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mw-headline">
    <w:name w:val="mw-headline"/>
    <w:basedOn w:val="DefaultParagraphFont"/>
    <w:rsid w:val="00E732F3"/>
  </w:style>
  <w:style w:type="character" w:customStyle="1" w:styleId="mw-editsection">
    <w:name w:val="mw-editsection"/>
    <w:basedOn w:val="DefaultParagraphFont"/>
    <w:rsid w:val="00E732F3"/>
  </w:style>
  <w:style w:type="character" w:customStyle="1" w:styleId="mw-editsection-bracket">
    <w:name w:val="mw-editsection-bracket"/>
    <w:basedOn w:val="DefaultParagraphFont"/>
    <w:rsid w:val="00E732F3"/>
  </w:style>
  <w:style w:type="paragraph" w:styleId="NormalWeb">
    <w:name w:val="Normal (Web)"/>
    <w:basedOn w:val="Normal"/>
    <w:uiPriority w:val="99"/>
    <w:semiHidden/>
    <w:unhideWhenUsed/>
    <w:rsid w:val="00E73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2A4FB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A70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C39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9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cer.ca/en/cancer-information/diagnosis-and-treatment/tests-and-procedures/prostate-specific-antigen-psa/?region=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cancer.ca/en/cancer-information/cancer-type/prostate/grading/?region=on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C36189-AF8B-481A-8887-78AF8A57531D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798A8-0F77-45A7-AE95-14EDBAB23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Main</dc:creator>
  <cp:keywords/>
  <dc:description/>
  <cp:lastModifiedBy>Main, Sasha</cp:lastModifiedBy>
  <cp:revision>5</cp:revision>
  <dcterms:created xsi:type="dcterms:W3CDTF">2020-11-13T13:55:00Z</dcterms:created>
  <dcterms:modified xsi:type="dcterms:W3CDTF">2020-11-15T21:26:00Z</dcterms:modified>
</cp:coreProperties>
</file>